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2" w14:textId="77777777" w:rsidR="00E95EB5" w:rsidRPr="001D26F9" w:rsidRDefault="00E95EB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bookmarkStart w:id="0" w:name="_GoBack"/>
      <w:bookmarkEnd w:id="0"/>
    </w:p>
    <w:p w14:paraId="708FF581" w14:textId="77777777" w:rsidR="00E95EB5" w:rsidRPr="001D26F9" w:rsidRDefault="00E95EB5" w:rsidP="00074D27">
      <w:pPr>
        <w:shd w:val="clear" w:color="auto" w:fill="FFFFFF"/>
        <w:spacing w:after="0" w:line="240" w:lineRule="auto"/>
        <w:jc w:val="center"/>
        <w:rPr>
          <w:rFonts w:ascii="Times New Roman" w:eastAsia="Times New Roman" w:hAnsi="Times New Roman" w:cs="Times New Roman"/>
          <w:b/>
          <w:bCs/>
          <w:color w:val="050505"/>
          <w:sz w:val="24"/>
          <w:szCs w:val="24"/>
          <w:lang w:eastAsia="es-MX"/>
        </w:rPr>
      </w:pPr>
    </w:p>
    <w:p w14:paraId="5DCA49ED" w14:textId="77777777" w:rsidR="00E95EB5" w:rsidRPr="001D26F9" w:rsidRDefault="00E95EB5" w:rsidP="00074D27">
      <w:pPr>
        <w:shd w:val="clear" w:color="auto" w:fill="FFFFFF"/>
        <w:spacing w:after="0" w:line="240" w:lineRule="auto"/>
        <w:jc w:val="center"/>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La Junta de Coordinación Política realiza en directo las entrevistas a las y los aspirantes a consejeras y consejeros electorales del  INE</w:t>
      </w:r>
    </w:p>
    <w:p w14:paraId="716E5DD9" w14:textId="77777777" w:rsidR="00EC64E2" w:rsidRPr="001D26F9" w:rsidRDefault="00EC64E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70A9F06" w14:textId="77777777" w:rsidR="00EC64E2" w:rsidRPr="001D26F9" w:rsidRDefault="00EC64E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40D84A1" w14:textId="77777777" w:rsidR="00EC64E2" w:rsidRPr="001D26F9" w:rsidRDefault="00EC64E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39C046A" w14:textId="77777777" w:rsidR="00EC64E2" w:rsidRPr="001D26F9" w:rsidRDefault="00EC64E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sdt>
      <w:sdtPr>
        <w:rPr>
          <w:rFonts w:ascii="Times New Roman" w:eastAsiaTheme="minorHAnsi" w:hAnsi="Times New Roman" w:cs="Times New Roman"/>
          <w:color w:val="auto"/>
          <w:sz w:val="24"/>
          <w:szCs w:val="24"/>
          <w:lang w:val="es-ES" w:eastAsia="en-US"/>
        </w:rPr>
        <w:id w:val="-1930802270"/>
        <w:docPartObj>
          <w:docPartGallery w:val="Table of Contents"/>
          <w:docPartUnique/>
        </w:docPartObj>
      </w:sdtPr>
      <w:sdtEndPr>
        <w:rPr>
          <w:b/>
          <w:bCs/>
        </w:rPr>
      </w:sdtEndPr>
      <w:sdtContent>
        <w:p w14:paraId="11D6C028" w14:textId="1780E247" w:rsidR="00EC64E2" w:rsidRPr="001D26F9" w:rsidRDefault="00EC64E2" w:rsidP="00FA5A50">
          <w:pPr>
            <w:pStyle w:val="TtuloTDC"/>
            <w:jc w:val="both"/>
            <w:rPr>
              <w:rFonts w:ascii="Times New Roman" w:hAnsi="Times New Roman" w:cs="Times New Roman"/>
              <w:sz w:val="24"/>
              <w:szCs w:val="24"/>
            </w:rPr>
          </w:pPr>
          <w:r w:rsidRPr="001D26F9">
            <w:rPr>
              <w:rFonts w:ascii="Times New Roman" w:hAnsi="Times New Roman" w:cs="Times New Roman"/>
              <w:sz w:val="24"/>
              <w:szCs w:val="24"/>
              <w:lang w:val="es-ES"/>
            </w:rPr>
            <w:t>Contenido</w:t>
          </w:r>
        </w:p>
        <w:p w14:paraId="6DAEB1A9" w14:textId="6022DB32" w:rsidR="004B69E2" w:rsidRDefault="00EC64E2">
          <w:pPr>
            <w:pStyle w:val="TDC2"/>
            <w:tabs>
              <w:tab w:val="right" w:leader="dot" w:pos="8828"/>
            </w:tabs>
            <w:rPr>
              <w:rFonts w:eastAsiaTheme="minorEastAsia"/>
              <w:noProof/>
              <w:lang w:eastAsia="es-MX"/>
            </w:rPr>
          </w:pPr>
          <w:r w:rsidRPr="001D26F9">
            <w:rPr>
              <w:rFonts w:ascii="Times New Roman" w:hAnsi="Times New Roman" w:cs="Times New Roman"/>
              <w:sz w:val="24"/>
              <w:szCs w:val="24"/>
            </w:rPr>
            <w:fldChar w:fldCharType="begin"/>
          </w:r>
          <w:r w:rsidRPr="001D26F9">
            <w:rPr>
              <w:rFonts w:ascii="Times New Roman" w:hAnsi="Times New Roman" w:cs="Times New Roman"/>
              <w:sz w:val="24"/>
              <w:szCs w:val="24"/>
            </w:rPr>
            <w:instrText xml:space="preserve"> TOC \o "1-3" \h \z \u </w:instrText>
          </w:r>
          <w:r w:rsidRPr="001D26F9">
            <w:rPr>
              <w:rFonts w:ascii="Times New Roman" w:hAnsi="Times New Roman" w:cs="Times New Roman"/>
              <w:sz w:val="24"/>
              <w:szCs w:val="24"/>
            </w:rPr>
            <w:fldChar w:fldCharType="separate"/>
          </w:r>
          <w:hyperlink w:anchor="_Toc46286612" w:history="1">
            <w:r w:rsidR="004B69E2" w:rsidRPr="003705B2">
              <w:rPr>
                <w:rStyle w:val="Hipervnculo"/>
                <w:rFonts w:ascii="Times New Roman" w:eastAsia="Times New Roman" w:hAnsi="Times New Roman" w:cs="Times New Roman"/>
                <w:noProof/>
                <w:lang w:eastAsia="es-MX"/>
              </w:rPr>
              <w:t>Rita Bell López Vences</w:t>
            </w:r>
            <w:r w:rsidR="004B69E2">
              <w:rPr>
                <w:noProof/>
                <w:webHidden/>
              </w:rPr>
              <w:tab/>
            </w:r>
            <w:r w:rsidR="004B69E2">
              <w:rPr>
                <w:noProof/>
                <w:webHidden/>
              </w:rPr>
              <w:fldChar w:fldCharType="begin"/>
            </w:r>
            <w:r w:rsidR="004B69E2">
              <w:rPr>
                <w:noProof/>
                <w:webHidden/>
              </w:rPr>
              <w:instrText xml:space="preserve"> PAGEREF _Toc46286612 \h </w:instrText>
            </w:r>
            <w:r w:rsidR="004B69E2">
              <w:rPr>
                <w:noProof/>
                <w:webHidden/>
              </w:rPr>
            </w:r>
            <w:r w:rsidR="004B69E2">
              <w:rPr>
                <w:noProof/>
                <w:webHidden/>
              </w:rPr>
              <w:fldChar w:fldCharType="separate"/>
            </w:r>
            <w:r w:rsidR="00805B69">
              <w:rPr>
                <w:noProof/>
                <w:webHidden/>
              </w:rPr>
              <w:t>2</w:t>
            </w:r>
            <w:r w:rsidR="004B69E2">
              <w:rPr>
                <w:noProof/>
                <w:webHidden/>
              </w:rPr>
              <w:fldChar w:fldCharType="end"/>
            </w:r>
          </w:hyperlink>
        </w:p>
        <w:p w14:paraId="61E28608" w14:textId="24C84E6C" w:rsidR="004B69E2" w:rsidRDefault="00A1647F">
          <w:pPr>
            <w:pStyle w:val="TDC2"/>
            <w:tabs>
              <w:tab w:val="right" w:leader="dot" w:pos="8828"/>
            </w:tabs>
            <w:rPr>
              <w:rFonts w:eastAsiaTheme="minorEastAsia"/>
              <w:noProof/>
              <w:lang w:eastAsia="es-MX"/>
            </w:rPr>
          </w:pPr>
          <w:hyperlink w:anchor="_Toc46286613" w:history="1">
            <w:r w:rsidR="004B69E2" w:rsidRPr="003705B2">
              <w:rPr>
                <w:rStyle w:val="Hipervnculo"/>
                <w:rFonts w:ascii="Times New Roman" w:eastAsia="Times New Roman" w:hAnsi="Times New Roman" w:cs="Times New Roman"/>
                <w:noProof/>
                <w:lang w:eastAsia="es-MX"/>
              </w:rPr>
              <w:t>José Martín Fernando Faz Mora</w:t>
            </w:r>
            <w:r w:rsidR="004B69E2">
              <w:rPr>
                <w:noProof/>
                <w:webHidden/>
              </w:rPr>
              <w:tab/>
            </w:r>
            <w:r w:rsidR="004B69E2">
              <w:rPr>
                <w:noProof/>
                <w:webHidden/>
              </w:rPr>
              <w:fldChar w:fldCharType="begin"/>
            </w:r>
            <w:r w:rsidR="004B69E2">
              <w:rPr>
                <w:noProof/>
                <w:webHidden/>
              </w:rPr>
              <w:instrText xml:space="preserve"> PAGEREF _Toc46286613 \h </w:instrText>
            </w:r>
            <w:r w:rsidR="004B69E2">
              <w:rPr>
                <w:noProof/>
                <w:webHidden/>
              </w:rPr>
            </w:r>
            <w:r w:rsidR="004B69E2">
              <w:rPr>
                <w:noProof/>
                <w:webHidden/>
              </w:rPr>
              <w:fldChar w:fldCharType="separate"/>
            </w:r>
            <w:r w:rsidR="00805B69">
              <w:rPr>
                <w:noProof/>
                <w:webHidden/>
              </w:rPr>
              <w:t>5</w:t>
            </w:r>
            <w:r w:rsidR="004B69E2">
              <w:rPr>
                <w:noProof/>
                <w:webHidden/>
              </w:rPr>
              <w:fldChar w:fldCharType="end"/>
            </w:r>
          </w:hyperlink>
        </w:p>
        <w:p w14:paraId="4A3CDD36" w14:textId="3751BEA5" w:rsidR="004B69E2" w:rsidRDefault="00A1647F">
          <w:pPr>
            <w:pStyle w:val="TDC2"/>
            <w:tabs>
              <w:tab w:val="right" w:leader="dot" w:pos="8828"/>
            </w:tabs>
            <w:rPr>
              <w:rFonts w:eastAsiaTheme="minorEastAsia"/>
              <w:noProof/>
              <w:lang w:eastAsia="es-MX"/>
            </w:rPr>
          </w:pPr>
          <w:hyperlink w:anchor="_Toc46286614" w:history="1">
            <w:r w:rsidR="004B69E2" w:rsidRPr="003705B2">
              <w:rPr>
                <w:rStyle w:val="Hipervnculo"/>
                <w:rFonts w:ascii="Times New Roman" w:hAnsi="Times New Roman" w:cs="Times New Roman"/>
                <w:noProof/>
              </w:rPr>
              <w:t>Carla Astrid Humphrey Jordan</w:t>
            </w:r>
            <w:r w:rsidR="004B69E2">
              <w:rPr>
                <w:noProof/>
                <w:webHidden/>
              </w:rPr>
              <w:tab/>
            </w:r>
            <w:r w:rsidR="004B69E2">
              <w:rPr>
                <w:noProof/>
                <w:webHidden/>
              </w:rPr>
              <w:fldChar w:fldCharType="begin"/>
            </w:r>
            <w:r w:rsidR="004B69E2">
              <w:rPr>
                <w:noProof/>
                <w:webHidden/>
              </w:rPr>
              <w:instrText xml:space="preserve"> PAGEREF _Toc46286614 \h </w:instrText>
            </w:r>
            <w:r w:rsidR="004B69E2">
              <w:rPr>
                <w:noProof/>
                <w:webHidden/>
              </w:rPr>
            </w:r>
            <w:r w:rsidR="004B69E2">
              <w:rPr>
                <w:noProof/>
                <w:webHidden/>
              </w:rPr>
              <w:fldChar w:fldCharType="separate"/>
            </w:r>
            <w:r w:rsidR="00805B69">
              <w:rPr>
                <w:noProof/>
                <w:webHidden/>
              </w:rPr>
              <w:t>9</w:t>
            </w:r>
            <w:r w:rsidR="004B69E2">
              <w:rPr>
                <w:noProof/>
                <w:webHidden/>
              </w:rPr>
              <w:fldChar w:fldCharType="end"/>
            </w:r>
          </w:hyperlink>
        </w:p>
        <w:p w14:paraId="1BFF4792" w14:textId="170E9435" w:rsidR="004B69E2" w:rsidRDefault="00A1647F">
          <w:pPr>
            <w:pStyle w:val="TDC2"/>
            <w:tabs>
              <w:tab w:val="right" w:leader="dot" w:pos="8828"/>
            </w:tabs>
            <w:rPr>
              <w:rFonts w:eastAsiaTheme="minorEastAsia"/>
              <w:noProof/>
              <w:lang w:eastAsia="es-MX"/>
            </w:rPr>
          </w:pPr>
          <w:hyperlink w:anchor="_Toc46286615" w:history="1">
            <w:r w:rsidR="004B69E2" w:rsidRPr="003705B2">
              <w:rPr>
                <w:rStyle w:val="Hipervnculo"/>
                <w:rFonts w:ascii="Times New Roman" w:hAnsi="Times New Roman" w:cs="Times New Roman"/>
                <w:noProof/>
              </w:rPr>
              <w:t>Gustavo Miguel Meixuiero Nájera</w:t>
            </w:r>
            <w:r w:rsidR="004B69E2">
              <w:rPr>
                <w:noProof/>
                <w:webHidden/>
              </w:rPr>
              <w:tab/>
            </w:r>
            <w:r w:rsidR="004B69E2">
              <w:rPr>
                <w:noProof/>
                <w:webHidden/>
              </w:rPr>
              <w:fldChar w:fldCharType="begin"/>
            </w:r>
            <w:r w:rsidR="004B69E2">
              <w:rPr>
                <w:noProof/>
                <w:webHidden/>
              </w:rPr>
              <w:instrText xml:space="preserve"> PAGEREF _Toc46286615 \h </w:instrText>
            </w:r>
            <w:r w:rsidR="004B69E2">
              <w:rPr>
                <w:noProof/>
                <w:webHidden/>
              </w:rPr>
            </w:r>
            <w:r w:rsidR="004B69E2">
              <w:rPr>
                <w:noProof/>
                <w:webHidden/>
              </w:rPr>
              <w:fldChar w:fldCharType="separate"/>
            </w:r>
            <w:r w:rsidR="00805B69">
              <w:rPr>
                <w:noProof/>
                <w:webHidden/>
              </w:rPr>
              <w:t>13</w:t>
            </w:r>
            <w:r w:rsidR="004B69E2">
              <w:rPr>
                <w:noProof/>
                <w:webHidden/>
              </w:rPr>
              <w:fldChar w:fldCharType="end"/>
            </w:r>
          </w:hyperlink>
        </w:p>
        <w:p w14:paraId="2B69758C" w14:textId="50066DF2" w:rsidR="004B69E2" w:rsidRDefault="00A1647F">
          <w:pPr>
            <w:pStyle w:val="TDC2"/>
            <w:tabs>
              <w:tab w:val="right" w:leader="dot" w:pos="8828"/>
            </w:tabs>
            <w:rPr>
              <w:rFonts w:eastAsiaTheme="minorEastAsia"/>
              <w:noProof/>
              <w:lang w:eastAsia="es-MX"/>
            </w:rPr>
          </w:pPr>
          <w:hyperlink w:anchor="_Toc46286616" w:history="1">
            <w:r w:rsidR="004B69E2" w:rsidRPr="003705B2">
              <w:rPr>
                <w:rStyle w:val="Hipervnculo"/>
                <w:rFonts w:ascii="Times New Roman" w:eastAsia="Times New Roman" w:hAnsi="Times New Roman" w:cs="Times New Roman"/>
                <w:noProof/>
                <w:lang w:eastAsia="es-MX"/>
              </w:rPr>
              <w:t>Miriam Guadalupe Hinojosa Dieck</w:t>
            </w:r>
            <w:r w:rsidR="004B69E2">
              <w:rPr>
                <w:noProof/>
                <w:webHidden/>
              </w:rPr>
              <w:tab/>
            </w:r>
            <w:r w:rsidR="004B69E2">
              <w:rPr>
                <w:noProof/>
                <w:webHidden/>
              </w:rPr>
              <w:fldChar w:fldCharType="begin"/>
            </w:r>
            <w:r w:rsidR="004B69E2">
              <w:rPr>
                <w:noProof/>
                <w:webHidden/>
              </w:rPr>
              <w:instrText xml:space="preserve"> PAGEREF _Toc46286616 \h </w:instrText>
            </w:r>
            <w:r w:rsidR="004B69E2">
              <w:rPr>
                <w:noProof/>
                <w:webHidden/>
              </w:rPr>
            </w:r>
            <w:r w:rsidR="004B69E2">
              <w:rPr>
                <w:noProof/>
                <w:webHidden/>
              </w:rPr>
              <w:fldChar w:fldCharType="separate"/>
            </w:r>
            <w:r w:rsidR="00805B69">
              <w:rPr>
                <w:noProof/>
                <w:webHidden/>
              </w:rPr>
              <w:t>16</w:t>
            </w:r>
            <w:r w:rsidR="004B69E2">
              <w:rPr>
                <w:noProof/>
                <w:webHidden/>
              </w:rPr>
              <w:fldChar w:fldCharType="end"/>
            </w:r>
          </w:hyperlink>
        </w:p>
        <w:p w14:paraId="07CF369B" w14:textId="2B52AD1E" w:rsidR="004B69E2" w:rsidRDefault="00A1647F">
          <w:pPr>
            <w:pStyle w:val="TDC2"/>
            <w:tabs>
              <w:tab w:val="right" w:leader="dot" w:pos="8828"/>
            </w:tabs>
            <w:rPr>
              <w:rFonts w:eastAsiaTheme="minorEastAsia"/>
              <w:noProof/>
              <w:lang w:eastAsia="es-MX"/>
            </w:rPr>
          </w:pPr>
          <w:hyperlink w:anchor="_Toc46286617" w:history="1">
            <w:r w:rsidR="004B69E2">
              <w:rPr>
                <w:noProof/>
                <w:webHidden/>
              </w:rPr>
              <w:tab/>
            </w:r>
            <w:r w:rsidR="004B69E2">
              <w:rPr>
                <w:noProof/>
                <w:webHidden/>
              </w:rPr>
              <w:fldChar w:fldCharType="begin"/>
            </w:r>
            <w:r w:rsidR="004B69E2">
              <w:rPr>
                <w:noProof/>
                <w:webHidden/>
              </w:rPr>
              <w:instrText xml:space="preserve"> PAGEREF _Toc46286617 \h </w:instrText>
            </w:r>
            <w:r w:rsidR="004B69E2">
              <w:rPr>
                <w:noProof/>
                <w:webHidden/>
              </w:rPr>
            </w:r>
            <w:r w:rsidR="004B69E2">
              <w:rPr>
                <w:noProof/>
                <w:webHidden/>
              </w:rPr>
              <w:fldChar w:fldCharType="separate"/>
            </w:r>
            <w:r w:rsidR="00805B69">
              <w:rPr>
                <w:noProof/>
                <w:webHidden/>
              </w:rPr>
              <w:t>19</w:t>
            </w:r>
            <w:r w:rsidR="004B69E2">
              <w:rPr>
                <w:noProof/>
                <w:webHidden/>
              </w:rPr>
              <w:fldChar w:fldCharType="end"/>
            </w:r>
          </w:hyperlink>
        </w:p>
        <w:p w14:paraId="336E9B5F" w14:textId="209C9A34" w:rsidR="004B69E2" w:rsidRDefault="00A1647F">
          <w:pPr>
            <w:pStyle w:val="TDC2"/>
            <w:tabs>
              <w:tab w:val="right" w:leader="dot" w:pos="8828"/>
            </w:tabs>
            <w:rPr>
              <w:rFonts w:eastAsiaTheme="minorEastAsia"/>
              <w:noProof/>
              <w:lang w:eastAsia="es-MX"/>
            </w:rPr>
          </w:pPr>
          <w:hyperlink w:anchor="_Toc46286618" w:history="1">
            <w:r w:rsidR="004B69E2" w:rsidRPr="003705B2">
              <w:rPr>
                <w:rStyle w:val="Hipervnculo"/>
                <w:rFonts w:ascii="Times New Roman" w:hAnsi="Times New Roman" w:cs="Times New Roman"/>
                <w:noProof/>
              </w:rPr>
              <w:t>Luis Octavio vado Grajales</w:t>
            </w:r>
            <w:r w:rsidR="004B69E2">
              <w:rPr>
                <w:noProof/>
                <w:webHidden/>
              </w:rPr>
              <w:tab/>
            </w:r>
            <w:r w:rsidR="004B69E2">
              <w:rPr>
                <w:noProof/>
                <w:webHidden/>
              </w:rPr>
              <w:fldChar w:fldCharType="begin"/>
            </w:r>
            <w:r w:rsidR="004B69E2">
              <w:rPr>
                <w:noProof/>
                <w:webHidden/>
              </w:rPr>
              <w:instrText xml:space="preserve"> PAGEREF _Toc46286618 \h </w:instrText>
            </w:r>
            <w:r w:rsidR="004B69E2">
              <w:rPr>
                <w:noProof/>
                <w:webHidden/>
              </w:rPr>
            </w:r>
            <w:r w:rsidR="004B69E2">
              <w:rPr>
                <w:noProof/>
                <w:webHidden/>
              </w:rPr>
              <w:fldChar w:fldCharType="separate"/>
            </w:r>
            <w:r w:rsidR="00805B69">
              <w:rPr>
                <w:noProof/>
                <w:webHidden/>
              </w:rPr>
              <w:t>19</w:t>
            </w:r>
            <w:r w:rsidR="004B69E2">
              <w:rPr>
                <w:noProof/>
                <w:webHidden/>
              </w:rPr>
              <w:fldChar w:fldCharType="end"/>
            </w:r>
          </w:hyperlink>
        </w:p>
        <w:p w14:paraId="354B54CB" w14:textId="1A85DC38" w:rsidR="004B69E2" w:rsidRDefault="00A1647F">
          <w:pPr>
            <w:pStyle w:val="TDC2"/>
            <w:tabs>
              <w:tab w:val="right" w:leader="dot" w:pos="8828"/>
            </w:tabs>
            <w:rPr>
              <w:rFonts w:eastAsiaTheme="minorEastAsia"/>
              <w:noProof/>
              <w:lang w:eastAsia="es-MX"/>
            </w:rPr>
          </w:pPr>
          <w:hyperlink w:anchor="_Toc46286619" w:history="1">
            <w:r w:rsidR="004B69E2" w:rsidRPr="003705B2">
              <w:rPr>
                <w:rStyle w:val="Hipervnculo"/>
                <w:rFonts w:ascii="Times New Roman" w:eastAsia="Times New Roman" w:hAnsi="Times New Roman" w:cs="Times New Roman"/>
                <w:noProof/>
                <w:lang w:eastAsia="es-MX"/>
              </w:rPr>
              <w:t>Ana Lilia Pérez Mendoza</w:t>
            </w:r>
            <w:r w:rsidR="004B69E2">
              <w:rPr>
                <w:noProof/>
                <w:webHidden/>
              </w:rPr>
              <w:tab/>
            </w:r>
            <w:r w:rsidR="004B69E2">
              <w:rPr>
                <w:noProof/>
                <w:webHidden/>
              </w:rPr>
              <w:fldChar w:fldCharType="begin"/>
            </w:r>
            <w:r w:rsidR="004B69E2">
              <w:rPr>
                <w:noProof/>
                <w:webHidden/>
              </w:rPr>
              <w:instrText xml:space="preserve"> PAGEREF _Toc46286619 \h </w:instrText>
            </w:r>
            <w:r w:rsidR="004B69E2">
              <w:rPr>
                <w:noProof/>
                <w:webHidden/>
              </w:rPr>
            </w:r>
            <w:r w:rsidR="004B69E2">
              <w:rPr>
                <w:noProof/>
                <w:webHidden/>
              </w:rPr>
              <w:fldChar w:fldCharType="separate"/>
            </w:r>
            <w:r w:rsidR="00805B69">
              <w:rPr>
                <w:noProof/>
                <w:webHidden/>
              </w:rPr>
              <w:t>22</w:t>
            </w:r>
            <w:r w:rsidR="004B69E2">
              <w:rPr>
                <w:noProof/>
                <w:webHidden/>
              </w:rPr>
              <w:fldChar w:fldCharType="end"/>
            </w:r>
          </w:hyperlink>
        </w:p>
        <w:p w14:paraId="2600BBF3" w14:textId="6174368A" w:rsidR="004B69E2" w:rsidRDefault="00A1647F">
          <w:pPr>
            <w:pStyle w:val="TDC2"/>
            <w:tabs>
              <w:tab w:val="right" w:leader="dot" w:pos="8828"/>
            </w:tabs>
            <w:rPr>
              <w:rFonts w:eastAsiaTheme="minorEastAsia"/>
              <w:noProof/>
              <w:lang w:eastAsia="es-MX"/>
            </w:rPr>
          </w:pPr>
          <w:hyperlink w:anchor="_Toc46286620" w:history="1">
            <w:r w:rsidR="004B69E2" w:rsidRPr="003705B2">
              <w:rPr>
                <w:rStyle w:val="Hipervnculo"/>
                <w:rFonts w:ascii="Times New Roman" w:hAnsi="Times New Roman" w:cs="Times New Roman"/>
                <w:noProof/>
              </w:rPr>
              <w:t>Rodrigo Escobar Garduño</w:t>
            </w:r>
            <w:r w:rsidR="004B69E2">
              <w:rPr>
                <w:noProof/>
                <w:webHidden/>
              </w:rPr>
              <w:tab/>
            </w:r>
            <w:r w:rsidR="004B69E2">
              <w:rPr>
                <w:noProof/>
                <w:webHidden/>
              </w:rPr>
              <w:fldChar w:fldCharType="begin"/>
            </w:r>
            <w:r w:rsidR="004B69E2">
              <w:rPr>
                <w:noProof/>
                <w:webHidden/>
              </w:rPr>
              <w:instrText xml:space="preserve"> PAGEREF _Toc46286620 \h </w:instrText>
            </w:r>
            <w:r w:rsidR="004B69E2">
              <w:rPr>
                <w:noProof/>
                <w:webHidden/>
              </w:rPr>
            </w:r>
            <w:r w:rsidR="004B69E2">
              <w:rPr>
                <w:noProof/>
                <w:webHidden/>
              </w:rPr>
              <w:fldChar w:fldCharType="separate"/>
            </w:r>
            <w:r w:rsidR="00805B69">
              <w:rPr>
                <w:noProof/>
                <w:webHidden/>
              </w:rPr>
              <w:t>26</w:t>
            </w:r>
            <w:r w:rsidR="004B69E2">
              <w:rPr>
                <w:noProof/>
                <w:webHidden/>
              </w:rPr>
              <w:fldChar w:fldCharType="end"/>
            </w:r>
          </w:hyperlink>
        </w:p>
        <w:p w14:paraId="053728B5" w14:textId="0EDC2136" w:rsidR="004B69E2" w:rsidRDefault="00A1647F">
          <w:pPr>
            <w:pStyle w:val="TDC2"/>
            <w:tabs>
              <w:tab w:val="right" w:leader="dot" w:pos="8828"/>
            </w:tabs>
            <w:rPr>
              <w:rFonts w:eastAsiaTheme="minorEastAsia"/>
              <w:noProof/>
              <w:lang w:eastAsia="es-MX"/>
            </w:rPr>
          </w:pPr>
          <w:hyperlink w:anchor="_Toc46286621" w:history="1">
            <w:r w:rsidR="004B69E2">
              <w:rPr>
                <w:noProof/>
                <w:webHidden/>
              </w:rPr>
              <w:tab/>
            </w:r>
            <w:r w:rsidR="004B69E2">
              <w:rPr>
                <w:noProof/>
                <w:webHidden/>
              </w:rPr>
              <w:fldChar w:fldCharType="begin"/>
            </w:r>
            <w:r w:rsidR="004B69E2">
              <w:rPr>
                <w:noProof/>
                <w:webHidden/>
              </w:rPr>
              <w:instrText xml:space="preserve"> PAGEREF _Toc46286621 \h </w:instrText>
            </w:r>
            <w:r w:rsidR="004B69E2">
              <w:rPr>
                <w:noProof/>
                <w:webHidden/>
              </w:rPr>
            </w:r>
            <w:r w:rsidR="004B69E2">
              <w:rPr>
                <w:noProof/>
                <w:webHidden/>
              </w:rPr>
              <w:fldChar w:fldCharType="separate"/>
            </w:r>
            <w:r w:rsidR="00805B69">
              <w:rPr>
                <w:noProof/>
                <w:webHidden/>
              </w:rPr>
              <w:t>29</w:t>
            </w:r>
            <w:r w:rsidR="004B69E2">
              <w:rPr>
                <w:noProof/>
                <w:webHidden/>
              </w:rPr>
              <w:fldChar w:fldCharType="end"/>
            </w:r>
          </w:hyperlink>
        </w:p>
        <w:p w14:paraId="3021498C" w14:textId="58F56FBB" w:rsidR="004B69E2" w:rsidRDefault="00A1647F">
          <w:pPr>
            <w:pStyle w:val="TDC2"/>
            <w:tabs>
              <w:tab w:val="right" w:leader="dot" w:pos="8828"/>
            </w:tabs>
            <w:rPr>
              <w:rFonts w:eastAsiaTheme="minorEastAsia"/>
              <w:noProof/>
              <w:lang w:eastAsia="es-MX"/>
            </w:rPr>
          </w:pPr>
          <w:hyperlink w:anchor="_Toc46286622" w:history="1">
            <w:r w:rsidR="004B69E2" w:rsidRPr="003705B2">
              <w:rPr>
                <w:rStyle w:val="Hipervnculo"/>
                <w:rFonts w:ascii="Times New Roman" w:eastAsia="Times New Roman" w:hAnsi="Times New Roman" w:cs="Times New Roman"/>
                <w:noProof/>
                <w:lang w:eastAsia="es-MX"/>
              </w:rPr>
              <w:t>Olga González Martínez</w:t>
            </w:r>
            <w:r w:rsidR="004B69E2">
              <w:rPr>
                <w:noProof/>
                <w:webHidden/>
              </w:rPr>
              <w:tab/>
            </w:r>
            <w:r w:rsidR="004B69E2">
              <w:rPr>
                <w:noProof/>
                <w:webHidden/>
              </w:rPr>
              <w:fldChar w:fldCharType="begin"/>
            </w:r>
            <w:r w:rsidR="004B69E2">
              <w:rPr>
                <w:noProof/>
                <w:webHidden/>
              </w:rPr>
              <w:instrText xml:space="preserve"> PAGEREF _Toc46286622 \h </w:instrText>
            </w:r>
            <w:r w:rsidR="004B69E2">
              <w:rPr>
                <w:noProof/>
                <w:webHidden/>
              </w:rPr>
            </w:r>
            <w:r w:rsidR="004B69E2">
              <w:rPr>
                <w:noProof/>
                <w:webHidden/>
              </w:rPr>
              <w:fldChar w:fldCharType="separate"/>
            </w:r>
            <w:r w:rsidR="00805B69">
              <w:rPr>
                <w:noProof/>
                <w:webHidden/>
              </w:rPr>
              <w:t>29</w:t>
            </w:r>
            <w:r w:rsidR="004B69E2">
              <w:rPr>
                <w:noProof/>
                <w:webHidden/>
              </w:rPr>
              <w:fldChar w:fldCharType="end"/>
            </w:r>
          </w:hyperlink>
        </w:p>
        <w:p w14:paraId="080F56A1" w14:textId="67E9DA68" w:rsidR="004B69E2" w:rsidRDefault="00A1647F">
          <w:pPr>
            <w:pStyle w:val="TDC2"/>
            <w:tabs>
              <w:tab w:val="right" w:leader="dot" w:pos="8828"/>
            </w:tabs>
            <w:rPr>
              <w:rFonts w:eastAsiaTheme="minorEastAsia"/>
              <w:noProof/>
              <w:lang w:eastAsia="es-MX"/>
            </w:rPr>
          </w:pPr>
          <w:hyperlink w:anchor="_Toc46286623" w:history="1">
            <w:r w:rsidR="004B69E2" w:rsidRPr="003705B2">
              <w:rPr>
                <w:rStyle w:val="Hipervnculo"/>
                <w:rFonts w:ascii="Times New Roman" w:eastAsia="Times New Roman" w:hAnsi="Times New Roman" w:cs="Times New Roman"/>
                <w:noProof/>
                <w:lang w:eastAsia="es-MX"/>
              </w:rPr>
              <w:t>Yuri Gabriel Beltrán Miranda</w:t>
            </w:r>
            <w:r w:rsidR="004B69E2">
              <w:rPr>
                <w:noProof/>
                <w:webHidden/>
              </w:rPr>
              <w:tab/>
            </w:r>
            <w:r w:rsidR="004B69E2">
              <w:rPr>
                <w:noProof/>
                <w:webHidden/>
              </w:rPr>
              <w:fldChar w:fldCharType="begin"/>
            </w:r>
            <w:r w:rsidR="004B69E2">
              <w:rPr>
                <w:noProof/>
                <w:webHidden/>
              </w:rPr>
              <w:instrText xml:space="preserve"> PAGEREF _Toc46286623 \h </w:instrText>
            </w:r>
            <w:r w:rsidR="004B69E2">
              <w:rPr>
                <w:noProof/>
                <w:webHidden/>
              </w:rPr>
            </w:r>
            <w:r w:rsidR="004B69E2">
              <w:rPr>
                <w:noProof/>
                <w:webHidden/>
              </w:rPr>
              <w:fldChar w:fldCharType="separate"/>
            </w:r>
            <w:r w:rsidR="00805B69">
              <w:rPr>
                <w:noProof/>
                <w:webHidden/>
              </w:rPr>
              <w:t>32</w:t>
            </w:r>
            <w:r w:rsidR="004B69E2">
              <w:rPr>
                <w:noProof/>
                <w:webHidden/>
              </w:rPr>
              <w:fldChar w:fldCharType="end"/>
            </w:r>
          </w:hyperlink>
        </w:p>
        <w:p w14:paraId="4F7B1F00" w14:textId="156EDE27" w:rsidR="004B69E2" w:rsidRDefault="00A1647F">
          <w:pPr>
            <w:pStyle w:val="TDC2"/>
            <w:tabs>
              <w:tab w:val="right" w:leader="dot" w:pos="8828"/>
            </w:tabs>
            <w:rPr>
              <w:rFonts w:eastAsiaTheme="minorEastAsia"/>
              <w:noProof/>
              <w:lang w:eastAsia="es-MX"/>
            </w:rPr>
          </w:pPr>
          <w:hyperlink w:anchor="_Toc46286624" w:history="1">
            <w:r w:rsidR="004B69E2" w:rsidRPr="003705B2">
              <w:rPr>
                <w:rStyle w:val="Hipervnculo"/>
                <w:rFonts w:ascii="Times New Roman" w:eastAsia="Times New Roman" w:hAnsi="Times New Roman" w:cs="Times New Roman"/>
                <w:noProof/>
                <w:lang w:eastAsia="es-MX"/>
              </w:rPr>
              <w:t>Lulisca Zircey Bautista Arreola</w:t>
            </w:r>
            <w:r w:rsidR="004B69E2">
              <w:rPr>
                <w:noProof/>
                <w:webHidden/>
              </w:rPr>
              <w:tab/>
            </w:r>
            <w:r w:rsidR="004B69E2">
              <w:rPr>
                <w:noProof/>
                <w:webHidden/>
              </w:rPr>
              <w:fldChar w:fldCharType="begin"/>
            </w:r>
            <w:r w:rsidR="004B69E2">
              <w:rPr>
                <w:noProof/>
                <w:webHidden/>
              </w:rPr>
              <w:instrText xml:space="preserve"> PAGEREF _Toc46286624 \h </w:instrText>
            </w:r>
            <w:r w:rsidR="004B69E2">
              <w:rPr>
                <w:noProof/>
                <w:webHidden/>
              </w:rPr>
            </w:r>
            <w:r w:rsidR="004B69E2">
              <w:rPr>
                <w:noProof/>
                <w:webHidden/>
              </w:rPr>
              <w:fldChar w:fldCharType="separate"/>
            </w:r>
            <w:r w:rsidR="00805B69">
              <w:rPr>
                <w:noProof/>
                <w:webHidden/>
              </w:rPr>
              <w:t>35</w:t>
            </w:r>
            <w:r w:rsidR="004B69E2">
              <w:rPr>
                <w:noProof/>
                <w:webHidden/>
              </w:rPr>
              <w:fldChar w:fldCharType="end"/>
            </w:r>
          </w:hyperlink>
        </w:p>
        <w:p w14:paraId="41612BE6" w14:textId="030306C5" w:rsidR="004B69E2" w:rsidRDefault="00A1647F">
          <w:pPr>
            <w:pStyle w:val="TDC2"/>
            <w:tabs>
              <w:tab w:val="right" w:leader="dot" w:pos="8828"/>
            </w:tabs>
            <w:rPr>
              <w:rFonts w:eastAsiaTheme="minorEastAsia"/>
              <w:noProof/>
              <w:lang w:eastAsia="es-MX"/>
            </w:rPr>
          </w:pPr>
          <w:hyperlink w:anchor="_Toc46286625" w:history="1">
            <w:r w:rsidR="004B69E2" w:rsidRPr="003705B2">
              <w:rPr>
                <w:rStyle w:val="Hipervnculo"/>
                <w:rFonts w:ascii="Times New Roman" w:hAnsi="Times New Roman" w:cs="Times New Roman"/>
                <w:noProof/>
              </w:rPr>
              <w:t>Francisco Javier Aparicio Castillo</w:t>
            </w:r>
            <w:r w:rsidR="004B69E2">
              <w:rPr>
                <w:noProof/>
                <w:webHidden/>
              </w:rPr>
              <w:tab/>
            </w:r>
            <w:r w:rsidR="004B69E2">
              <w:rPr>
                <w:noProof/>
                <w:webHidden/>
              </w:rPr>
              <w:fldChar w:fldCharType="begin"/>
            </w:r>
            <w:r w:rsidR="004B69E2">
              <w:rPr>
                <w:noProof/>
                <w:webHidden/>
              </w:rPr>
              <w:instrText xml:space="preserve"> PAGEREF _Toc46286625 \h </w:instrText>
            </w:r>
            <w:r w:rsidR="004B69E2">
              <w:rPr>
                <w:noProof/>
                <w:webHidden/>
              </w:rPr>
            </w:r>
            <w:r w:rsidR="004B69E2">
              <w:rPr>
                <w:noProof/>
                <w:webHidden/>
              </w:rPr>
              <w:fldChar w:fldCharType="separate"/>
            </w:r>
            <w:r w:rsidR="00805B69">
              <w:rPr>
                <w:noProof/>
                <w:webHidden/>
              </w:rPr>
              <w:t>37</w:t>
            </w:r>
            <w:r w:rsidR="004B69E2">
              <w:rPr>
                <w:noProof/>
                <w:webHidden/>
              </w:rPr>
              <w:fldChar w:fldCharType="end"/>
            </w:r>
          </w:hyperlink>
        </w:p>
        <w:p w14:paraId="47DDFBC8" w14:textId="519A57CE" w:rsidR="004B69E2" w:rsidRDefault="00A1647F">
          <w:pPr>
            <w:pStyle w:val="TDC2"/>
            <w:tabs>
              <w:tab w:val="right" w:leader="dot" w:pos="8828"/>
            </w:tabs>
            <w:rPr>
              <w:rFonts w:eastAsiaTheme="minorEastAsia"/>
              <w:noProof/>
              <w:lang w:eastAsia="es-MX"/>
            </w:rPr>
          </w:pPr>
          <w:hyperlink w:anchor="_Toc46286626" w:history="1">
            <w:r w:rsidR="004B69E2">
              <w:rPr>
                <w:noProof/>
                <w:webHidden/>
              </w:rPr>
              <w:tab/>
            </w:r>
            <w:r w:rsidR="004B69E2">
              <w:rPr>
                <w:noProof/>
                <w:webHidden/>
              </w:rPr>
              <w:fldChar w:fldCharType="begin"/>
            </w:r>
            <w:r w:rsidR="004B69E2">
              <w:rPr>
                <w:noProof/>
                <w:webHidden/>
              </w:rPr>
              <w:instrText xml:space="preserve"> PAGEREF _Toc46286626 \h </w:instrText>
            </w:r>
            <w:r w:rsidR="004B69E2">
              <w:rPr>
                <w:noProof/>
                <w:webHidden/>
              </w:rPr>
            </w:r>
            <w:r w:rsidR="004B69E2">
              <w:rPr>
                <w:noProof/>
                <w:webHidden/>
              </w:rPr>
              <w:fldChar w:fldCharType="separate"/>
            </w:r>
            <w:r w:rsidR="00805B69">
              <w:rPr>
                <w:noProof/>
                <w:webHidden/>
              </w:rPr>
              <w:t>40</w:t>
            </w:r>
            <w:r w:rsidR="004B69E2">
              <w:rPr>
                <w:noProof/>
                <w:webHidden/>
              </w:rPr>
              <w:fldChar w:fldCharType="end"/>
            </w:r>
          </w:hyperlink>
        </w:p>
        <w:p w14:paraId="2A1110B5" w14:textId="6800A024" w:rsidR="004B69E2" w:rsidRDefault="00A1647F">
          <w:pPr>
            <w:pStyle w:val="TDC2"/>
            <w:tabs>
              <w:tab w:val="right" w:leader="dot" w:pos="8828"/>
            </w:tabs>
            <w:rPr>
              <w:rFonts w:eastAsiaTheme="minorEastAsia"/>
              <w:noProof/>
              <w:lang w:eastAsia="es-MX"/>
            </w:rPr>
          </w:pPr>
          <w:hyperlink w:anchor="_Toc46286627" w:history="1">
            <w:r w:rsidR="004B69E2" w:rsidRPr="003705B2">
              <w:rPr>
                <w:rStyle w:val="Hipervnculo"/>
                <w:rFonts w:ascii="Times New Roman" w:hAnsi="Times New Roman" w:cs="Times New Roman"/>
                <w:noProof/>
              </w:rPr>
              <w:t>Norma Irene de la Cruz Magaña</w:t>
            </w:r>
            <w:r w:rsidR="004B69E2">
              <w:rPr>
                <w:noProof/>
                <w:webHidden/>
              </w:rPr>
              <w:tab/>
            </w:r>
            <w:r w:rsidR="004B69E2">
              <w:rPr>
                <w:noProof/>
                <w:webHidden/>
              </w:rPr>
              <w:fldChar w:fldCharType="begin"/>
            </w:r>
            <w:r w:rsidR="004B69E2">
              <w:rPr>
                <w:noProof/>
                <w:webHidden/>
              </w:rPr>
              <w:instrText xml:space="preserve"> PAGEREF _Toc46286627 \h </w:instrText>
            </w:r>
            <w:r w:rsidR="004B69E2">
              <w:rPr>
                <w:noProof/>
                <w:webHidden/>
              </w:rPr>
            </w:r>
            <w:r w:rsidR="004B69E2">
              <w:rPr>
                <w:noProof/>
                <w:webHidden/>
              </w:rPr>
              <w:fldChar w:fldCharType="separate"/>
            </w:r>
            <w:r w:rsidR="00805B69">
              <w:rPr>
                <w:noProof/>
                <w:webHidden/>
              </w:rPr>
              <w:t>40</w:t>
            </w:r>
            <w:r w:rsidR="004B69E2">
              <w:rPr>
                <w:noProof/>
                <w:webHidden/>
              </w:rPr>
              <w:fldChar w:fldCharType="end"/>
            </w:r>
          </w:hyperlink>
        </w:p>
        <w:p w14:paraId="6BBABC8E" w14:textId="2A0E9095" w:rsidR="004B69E2" w:rsidRDefault="00A1647F">
          <w:pPr>
            <w:pStyle w:val="TDC2"/>
            <w:tabs>
              <w:tab w:val="right" w:leader="dot" w:pos="8828"/>
            </w:tabs>
            <w:rPr>
              <w:rFonts w:eastAsiaTheme="minorEastAsia"/>
              <w:noProof/>
              <w:lang w:eastAsia="es-MX"/>
            </w:rPr>
          </w:pPr>
          <w:hyperlink w:anchor="_Toc46286628" w:history="1">
            <w:r w:rsidR="004B69E2" w:rsidRPr="003705B2">
              <w:rPr>
                <w:rStyle w:val="Hipervnculo"/>
                <w:rFonts w:ascii="Times New Roman" w:hAnsi="Times New Roman" w:cs="Times New Roman"/>
                <w:noProof/>
              </w:rPr>
              <w:t>Marco Iván Vargas Cuéllar</w:t>
            </w:r>
            <w:r w:rsidR="004B69E2">
              <w:rPr>
                <w:noProof/>
                <w:webHidden/>
              </w:rPr>
              <w:tab/>
            </w:r>
            <w:r w:rsidR="004B69E2">
              <w:rPr>
                <w:noProof/>
                <w:webHidden/>
              </w:rPr>
              <w:fldChar w:fldCharType="begin"/>
            </w:r>
            <w:r w:rsidR="004B69E2">
              <w:rPr>
                <w:noProof/>
                <w:webHidden/>
              </w:rPr>
              <w:instrText xml:space="preserve"> PAGEREF _Toc46286628 \h </w:instrText>
            </w:r>
            <w:r w:rsidR="004B69E2">
              <w:rPr>
                <w:noProof/>
                <w:webHidden/>
              </w:rPr>
            </w:r>
            <w:r w:rsidR="004B69E2">
              <w:rPr>
                <w:noProof/>
                <w:webHidden/>
              </w:rPr>
              <w:fldChar w:fldCharType="separate"/>
            </w:r>
            <w:r w:rsidR="00805B69">
              <w:rPr>
                <w:noProof/>
                <w:webHidden/>
              </w:rPr>
              <w:t>43</w:t>
            </w:r>
            <w:r w:rsidR="004B69E2">
              <w:rPr>
                <w:noProof/>
                <w:webHidden/>
              </w:rPr>
              <w:fldChar w:fldCharType="end"/>
            </w:r>
          </w:hyperlink>
        </w:p>
        <w:p w14:paraId="75E07464" w14:textId="6041DFFF" w:rsidR="004B69E2" w:rsidRDefault="00A1647F">
          <w:pPr>
            <w:pStyle w:val="TDC2"/>
            <w:tabs>
              <w:tab w:val="right" w:leader="dot" w:pos="8828"/>
            </w:tabs>
            <w:rPr>
              <w:rFonts w:eastAsiaTheme="minorEastAsia"/>
              <w:noProof/>
              <w:lang w:eastAsia="es-MX"/>
            </w:rPr>
          </w:pPr>
          <w:hyperlink w:anchor="_Toc46286629" w:history="1">
            <w:r w:rsidR="004B69E2" w:rsidRPr="003705B2">
              <w:rPr>
                <w:rStyle w:val="Hipervnculo"/>
                <w:rFonts w:ascii="Times New Roman" w:hAnsi="Times New Roman" w:cs="Times New Roman"/>
                <w:noProof/>
              </w:rPr>
              <w:t>Sofía Margarita Sánchez Domínguez</w:t>
            </w:r>
            <w:r w:rsidR="004B69E2">
              <w:rPr>
                <w:noProof/>
                <w:webHidden/>
              </w:rPr>
              <w:tab/>
            </w:r>
            <w:r w:rsidR="004B69E2">
              <w:rPr>
                <w:noProof/>
                <w:webHidden/>
              </w:rPr>
              <w:fldChar w:fldCharType="begin"/>
            </w:r>
            <w:r w:rsidR="004B69E2">
              <w:rPr>
                <w:noProof/>
                <w:webHidden/>
              </w:rPr>
              <w:instrText xml:space="preserve"> PAGEREF _Toc46286629 \h </w:instrText>
            </w:r>
            <w:r w:rsidR="004B69E2">
              <w:rPr>
                <w:noProof/>
                <w:webHidden/>
              </w:rPr>
            </w:r>
            <w:r w:rsidR="004B69E2">
              <w:rPr>
                <w:noProof/>
                <w:webHidden/>
              </w:rPr>
              <w:fldChar w:fldCharType="separate"/>
            </w:r>
            <w:r w:rsidR="00805B69">
              <w:rPr>
                <w:noProof/>
                <w:webHidden/>
              </w:rPr>
              <w:t>46</w:t>
            </w:r>
            <w:r w:rsidR="004B69E2">
              <w:rPr>
                <w:noProof/>
                <w:webHidden/>
              </w:rPr>
              <w:fldChar w:fldCharType="end"/>
            </w:r>
          </w:hyperlink>
        </w:p>
        <w:p w14:paraId="3EDE143E" w14:textId="287AF494" w:rsidR="004B69E2" w:rsidRDefault="00A1647F">
          <w:pPr>
            <w:pStyle w:val="TDC2"/>
            <w:tabs>
              <w:tab w:val="right" w:leader="dot" w:pos="8828"/>
            </w:tabs>
            <w:rPr>
              <w:rFonts w:eastAsiaTheme="minorEastAsia"/>
              <w:noProof/>
              <w:lang w:eastAsia="es-MX"/>
            </w:rPr>
          </w:pPr>
          <w:hyperlink w:anchor="_Toc46286630" w:history="1">
            <w:r w:rsidR="004B69E2" w:rsidRPr="003705B2">
              <w:rPr>
                <w:rStyle w:val="Hipervnculo"/>
                <w:rFonts w:ascii="Times New Roman" w:hAnsi="Times New Roman" w:cs="Times New Roman"/>
                <w:noProof/>
              </w:rPr>
              <w:t>Uuc-Kib Espadas Ancona</w:t>
            </w:r>
            <w:r w:rsidR="004B69E2">
              <w:rPr>
                <w:noProof/>
                <w:webHidden/>
              </w:rPr>
              <w:tab/>
            </w:r>
            <w:r w:rsidR="004B69E2">
              <w:rPr>
                <w:noProof/>
                <w:webHidden/>
              </w:rPr>
              <w:fldChar w:fldCharType="begin"/>
            </w:r>
            <w:r w:rsidR="004B69E2">
              <w:rPr>
                <w:noProof/>
                <w:webHidden/>
              </w:rPr>
              <w:instrText xml:space="preserve"> PAGEREF _Toc46286630 \h </w:instrText>
            </w:r>
            <w:r w:rsidR="004B69E2">
              <w:rPr>
                <w:noProof/>
                <w:webHidden/>
              </w:rPr>
            </w:r>
            <w:r w:rsidR="004B69E2">
              <w:rPr>
                <w:noProof/>
                <w:webHidden/>
              </w:rPr>
              <w:fldChar w:fldCharType="separate"/>
            </w:r>
            <w:r w:rsidR="00805B69">
              <w:rPr>
                <w:noProof/>
                <w:webHidden/>
              </w:rPr>
              <w:t>49</w:t>
            </w:r>
            <w:r w:rsidR="004B69E2">
              <w:rPr>
                <w:noProof/>
                <w:webHidden/>
              </w:rPr>
              <w:fldChar w:fldCharType="end"/>
            </w:r>
          </w:hyperlink>
        </w:p>
        <w:p w14:paraId="68BB685C" w14:textId="42B80073" w:rsidR="004B69E2" w:rsidRDefault="00A1647F">
          <w:pPr>
            <w:pStyle w:val="TDC2"/>
            <w:tabs>
              <w:tab w:val="right" w:leader="dot" w:pos="8828"/>
            </w:tabs>
            <w:rPr>
              <w:rFonts w:eastAsiaTheme="minorEastAsia"/>
              <w:noProof/>
              <w:lang w:eastAsia="es-MX"/>
            </w:rPr>
          </w:pPr>
          <w:hyperlink w:anchor="_Toc46286631" w:history="1">
            <w:r w:rsidR="004B69E2" w:rsidRPr="003705B2">
              <w:rPr>
                <w:rStyle w:val="Hipervnculo"/>
                <w:rFonts w:ascii="Times New Roman" w:hAnsi="Times New Roman" w:cs="Times New Roman"/>
                <w:noProof/>
              </w:rPr>
              <w:t>Jessica Rojas Alegría</w:t>
            </w:r>
            <w:r w:rsidR="004B69E2">
              <w:rPr>
                <w:noProof/>
                <w:webHidden/>
              </w:rPr>
              <w:tab/>
            </w:r>
            <w:r w:rsidR="004B69E2">
              <w:rPr>
                <w:noProof/>
                <w:webHidden/>
              </w:rPr>
              <w:fldChar w:fldCharType="begin"/>
            </w:r>
            <w:r w:rsidR="004B69E2">
              <w:rPr>
                <w:noProof/>
                <w:webHidden/>
              </w:rPr>
              <w:instrText xml:space="preserve"> PAGEREF _Toc46286631 \h </w:instrText>
            </w:r>
            <w:r w:rsidR="004B69E2">
              <w:rPr>
                <w:noProof/>
                <w:webHidden/>
              </w:rPr>
            </w:r>
            <w:r w:rsidR="004B69E2">
              <w:rPr>
                <w:noProof/>
                <w:webHidden/>
              </w:rPr>
              <w:fldChar w:fldCharType="separate"/>
            </w:r>
            <w:r w:rsidR="00805B69">
              <w:rPr>
                <w:noProof/>
                <w:webHidden/>
              </w:rPr>
              <w:t>52</w:t>
            </w:r>
            <w:r w:rsidR="004B69E2">
              <w:rPr>
                <w:noProof/>
                <w:webHidden/>
              </w:rPr>
              <w:fldChar w:fldCharType="end"/>
            </w:r>
          </w:hyperlink>
        </w:p>
        <w:p w14:paraId="789F8974" w14:textId="259FABF8" w:rsidR="004B69E2" w:rsidRDefault="00A1647F">
          <w:pPr>
            <w:pStyle w:val="TDC2"/>
            <w:tabs>
              <w:tab w:val="right" w:leader="dot" w:pos="8828"/>
            </w:tabs>
            <w:rPr>
              <w:rFonts w:eastAsiaTheme="minorEastAsia"/>
              <w:noProof/>
              <w:lang w:eastAsia="es-MX"/>
            </w:rPr>
          </w:pPr>
          <w:hyperlink w:anchor="_Toc46286632" w:history="1">
            <w:r w:rsidR="004B69E2" w:rsidRPr="003705B2">
              <w:rPr>
                <w:rStyle w:val="Hipervnculo"/>
                <w:rFonts w:ascii="Times New Roman" w:hAnsi="Times New Roman" w:cs="Times New Roman"/>
                <w:noProof/>
              </w:rPr>
              <w:t>Reynaldo Yunuen Ortega Ortiz</w:t>
            </w:r>
            <w:r w:rsidR="004B69E2">
              <w:rPr>
                <w:noProof/>
                <w:webHidden/>
              </w:rPr>
              <w:tab/>
            </w:r>
            <w:r w:rsidR="004B69E2">
              <w:rPr>
                <w:noProof/>
                <w:webHidden/>
              </w:rPr>
              <w:fldChar w:fldCharType="begin"/>
            </w:r>
            <w:r w:rsidR="004B69E2">
              <w:rPr>
                <w:noProof/>
                <w:webHidden/>
              </w:rPr>
              <w:instrText xml:space="preserve"> PAGEREF _Toc46286632 \h </w:instrText>
            </w:r>
            <w:r w:rsidR="004B69E2">
              <w:rPr>
                <w:noProof/>
                <w:webHidden/>
              </w:rPr>
            </w:r>
            <w:r w:rsidR="004B69E2">
              <w:rPr>
                <w:noProof/>
                <w:webHidden/>
              </w:rPr>
              <w:fldChar w:fldCharType="separate"/>
            </w:r>
            <w:r w:rsidR="00805B69">
              <w:rPr>
                <w:noProof/>
                <w:webHidden/>
              </w:rPr>
              <w:t>55</w:t>
            </w:r>
            <w:r w:rsidR="004B69E2">
              <w:rPr>
                <w:noProof/>
                <w:webHidden/>
              </w:rPr>
              <w:fldChar w:fldCharType="end"/>
            </w:r>
          </w:hyperlink>
        </w:p>
        <w:p w14:paraId="1B6926E5" w14:textId="68AC4508" w:rsidR="004B69E2" w:rsidRDefault="00A1647F">
          <w:pPr>
            <w:pStyle w:val="TDC2"/>
            <w:tabs>
              <w:tab w:val="right" w:leader="dot" w:pos="8828"/>
            </w:tabs>
            <w:rPr>
              <w:rFonts w:eastAsiaTheme="minorEastAsia"/>
              <w:noProof/>
              <w:lang w:eastAsia="es-MX"/>
            </w:rPr>
          </w:pPr>
          <w:hyperlink w:anchor="_Toc46286633" w:history="1">
            <w:r w:rsidR="004B69E2" w:rsidRPr="003705B2">
              <w:rPr>
                <w:rStyle w:val="Hipervnculo"/>
                <w:rFonts w:ascii="Times New Roman" w:hAnsi="Times New Roman" w:cs="Times New Roman"/>
                <w:noProof/>
              </w:rPr>
              <w:t>Alma Eunice Rendón Cárdenas</w:t>
            </w:r>
            <w:r w:rsidR="004B69E2">
              <w:rPr>
                <w:noProof/>
                <w:webHidden/>
              </w:rPr>
              <w:tab/>
            </w:r>
            <w:r w:rsidR="004B69E2">
              <w:rPr>
                <w:noProof/>
                <w:webHidden/>
              </w:rPr>
              <w:fldChar w:fldCharType="begin"/>
            </w:r>
            <w:r w:rsidR="004B69E2">
              <w:rPr>
                <w:noProof/>
                <w:webHidden/>
              </w:rPr>
              <w:instrText xml:space="preserve"> PAGEREF _Toc46286633 \h </w:instrText>
            </w:r>
            <w:r w:rsidR="004B69E2">
              <w:rPr>
                <w:noProof/>
                <w:webHidden/>
              </w:rPr>
            </w:r>
            <w:r w:rsidR="004B69E2">
              <w:rPr>
                <w:noProof/>
                <w:webHidden/>
              </w:rPr>
              <w:fldChar w:fldCharType="separate"/>
            </w:r>
            <w:r w:rsidR="00805B69">
              <w:rPr>
                <w:noProof/>
                <w:webHidden/>
              </w:rPr>
              <w:t>58</w:t>
            </w:r>
            <w:r w:rsidR="004B69E2">
              <w:rPr>
                <w:noProof/>
                <w:webHidden/>
              </w:rPr>
              <w:fldChar w:fldCharType="end"/>
            </w:r>
          </w:hyperlink>
        </w:p>
        <w:p w14:paraId="2C05ED7E" w14:textId="5EB1F4E2" w:rsidR="004B69E2" w:rsidRDefault="00A1647F">
          <w:pPr>
            <w:pStyle w:val="TDC2"/>
            <w:tabs>
              <w:tab w:val="right" w:leader="dot" w:pos="8828"/>
            </w:tabs>
            <w:rPr>
              <w:rFonts w:eastAsiaTheme="minorEastAsia"/>
              <w:noProof/>
              <w:lang w:eastAsia="es-MX"/>
            </w:rPr>
          </w:pPr>
          <w:hyperlink w:anchor="_Toc46286634" w:history="1">
            <w:r w:rsidR="004B69E2" w:rsidRPr="003705B2">
              <w:rPr>
                <w:rStyle w:val="Hipervnculo"/>
                <w:noProof/>
              </w:rPr>
              <w:t>Jesús Arturo Baltazar Trujano</w:t>
            </w:r>
            <w:r w:rsidR="004B69E2">
              <w:rPr>
                <w:noProof/>
                <w:webHidden/>
              </w:rPr>
              <w:tab/>
            </w:r>
            <w:r w:rsidR="004B69E2">
              <w:rPr>
                <w:noProof/>
                <w:webHidden/>
              </w:rPr>
              <w:fldChar w:fldCharType="begin"/>
            </w:r>
            <w:r w:rsidR="004B69E2">
              <w:rPr>
                <w:noProof/>
                <w:webHidden/>
              </w:rPr>
              <w:instrText xml:space="preserve"> PAGEREF _Toc46286634 \h </w:instrText>
            </w:r>
            <w:r w:rsidR="004B69E2">
              <w:rPr>
                <w:noProof/>
                <w:webHidden/>
              </w:rPr>
            </w:r>
            <w:r w:rsidR="004B69E2">
              <w:rPr>
                <w:noProof/>
                <w:webHidden/>
              </w:rPr>
              <w:fldChar w:fldCharType="separate"/>
            </w:r>
            <w:r w:rsidR="00805B69">
              <w:rPr>
                <w:noProof/>
                <w:webHidden/>
              </w:rPr>
              <w:t>60</w:t>
            </w:r>
            <w:r w:rsidR="004B69E2">
              <w:rPr>
                <w:noProof/>
                <w:webHidden/>
              </w:rPr>
              <w:fldChar w:fldCharType="end"/>
            </w:r>
          </w:hyperlink>
        </w:p>
        <w:p w14:paraId="7A74CD7E" w14:textId="35299071" w:rsidR="004B69E2" w:rsidRDefault="00A1647F">
          <w:pPr>
            <w:pStyle w:val="TDC2"/>
            <w:tabs>
              <w:tab w:val="right" w:leader="dot" w:pos="8828"/>
            </w:tabs>
            <w:rPr>
              <w:rFonts w:eastAsiaTheme="minorEastAsia"/>
              <w:noProof/>
              <w:lang w:eastAsia="es-MX"/>
            </w:rPr>
          </w:pPr>
          <w:hyperlink w:anchor="_Toc46286635" w:history="1">
            <w:r w:rsidR="004B69E2" w:rsidRPr="003705B2">
              <w:rPr>
                <w:rStyle w:val="Hipervnculo"/>
                <w:noProof/>
              </w:rPr>
              <w:t>RESUMEN</w:t>
            </w:r>
            <w:r w:rsidR="004B69E2">
              <w:rPr>
                <w:noProof/>
                <w:webHidden/>
              </w:rPr>
              <w:tab/>
            </w:r>
            <w:r w:rsidR="004B69E2">
              <w:rPr>
                <w:noProof/>
                <w:webHidden/>
              </w:rPr>
              <w:fldChar w:fldCharType="begin"/>
            </w:r>
            <w:r w:rsidR="004B69E2">
              <w:rPr>
                <w:noProof/>
                <w:webHidden/>
              </w:rPr>
              <w:instrText xml:space="preserve"> PAGEREF _Toc46286635 \h </w:instrText>
            </w:r>
            <w:r w:rsidR="004B69E2">
              <w:rPr>
                <w:noProof/>
                <w:webHidden/>
              </w:rPr>
            </w:r>
            <w:r w:rsidR="004B69E2">
              <w:rPr>
                <w:noProof/>
                <w:webHidden/>
              </w:rPr>
              <w:fldChar w:fldCharType="separate"/>
            </w:r>
            <w:r w:rsidR="00805B69">
              <w:rPr>
                <w:noProof/>
                <w:webHidden/>
              </w:rPr>
              <w:t>63</w:t>
            </w:r>
            <w:r w:rsidR="004B69E2">
              <w:rPr>
                <w:noProof/>
                <w:webHidden/>
              </w:rPr>
              <w:fldChar w:fldCharType="end"/>
            </w:r>
          </w:hyperlink>
        </w:p>
        <w:p w14:paraId="1728B08C" w14:textId="013848B4" w:rsidR="00EC64E2" w:rsidRPr="004B69E2" w:rsidRDefault="00EC64E2" w:rsidP="004B69E2">
          <w:pPr>
            <w:jc w:val="both"/>
            <w:rPr>
              <w:rFonts w:ascii="Times New Roman" w:hAnsi="Times New Roman" w:cs="Times New Roman"/>
              <w:sz w:val="24"/>
              <w:szCs w:val="24"/>
            </w:rPr>
          </w:pPr>
          <w:r w:rsidRPr="001D26F9">
            <w:rPr>
              <w:rFonts w:ascii="Times New Roman" w:hAnsi="Times New Roman" w:cs="Times New Roman"/>
              <w:b/>
              <w:bCs/>
              <w:sz w:val="24"/>
              <w:szCs w:val="24"/>
              <w:lang w:val="es-ES"/>
            </w:rPr>
            <w:fldChar w:fldCharType="end"/>
          </w:r>
        </w:p>
      </w:sdtContent>
    </w:sdt>
    <w:p w14:paraId="230863E2" w14:textId="13EC9C70" w:rsidR="00BB6822" w:rsidRDefault="00BB682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9246919" w14:textId="14E0CE42" w:rsidR="00BB6822" w:rsidRDefault="00BB682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E227B97" w14:textId="4013265B" w:rsidR="00EC64E2" w:rsidRPr="001D26F9" w:rsidRDefault="00174EB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9A39AC">
        <w:rPr>
          <w:rFonts w:ascii="Times New Roman" w:eastAsia="Times New Roman" w:hAnsi="Times New Roman" w:cs="Times New Roman"/>
          <w:b/>
          <w:bCs/>
          <w:noProof/>
          <w:color w:val="050505"/>
          <w:sz w:val="24"/>
          <w:szCs w:val="24"/>
          <w:lang w:eastAsia="es-MX"/>
        </w:rPr>
        <w:drawing>
          <wp:anchor distT="0" distB="0" distL="114300" distR="114300" simplePos="0" relativeHeight="251660288" behindDoc="0" locked="0" layoutInCell="1" allowOverlap="1" wp14:anchorId="707C9F68" wp14:editId="0E8AAE66">
            <wp:simplePos x="0" y="0"/>
            <wp:positionH relativeFrom="margin">
              <wp:align>center</wp:align>
            </wp:positionH>
            <wp:positionV relativeFrom="margin">
              <wp:posOffset>-255182</wp:posOffset>
            </wp:positionV>
            <wp:extent cx="2869200" cy="2869200"/>
            <wp:effectExtent l="0" t="0" r="7620" b="7620"/>
            <wp:wrapTopAndBottom/>
            <wp:docPr id="9" name="Imagen 8">
              <a:extLst xmlns:a="http://schemas.openxmlformats.org/drawingml/2006/main">
                <a:ext uri="{FF2B5EF4-FFF2-40B4-BE49-F238E27FC236}">
                  <a16:creationId xmlns:a16="http://schemas.microsoft.com/office/drawing/2014/main" id="{039D9169-DB08-4900-9D1B-58C59B3A4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039D9169-DB08-4900-9D1B-58C59B3A45D0}"/>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249" r="17754" b="5"/>
                    <a:stretch/>
                  </pic:blipFill>
                  <pic:spPr>
                    <a:xfrm>
                      <a:off x="0" y="0"/>
                      <a:ext cx="2869200" cy="2869200"/>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pic:spPr>
                </pic:pic>
              </a:graphicData>
            </a:graphic>
            <wp14:sizeRelH relativeFrom="margin">
              <wp14:pctWidth>0</wp14:pctWidth>
            </wp14:sizeRelH>
            <wp14:sizeRelV relativeFrom="margin">
              <wp14:pctHeight>0</wp14:pctHeight>
            </wp14:sizeRelV>
          </wp:anchor>
        </w:drawing>
      </w:r>
    </w:p>
    <w:p w14:paraId="07EE2251"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5A74488" w14:textId="1959F16A" w:rsidR="00434F19" w:rsidRPr="00074D27" w:rsidRDefault="00434F19" w:rsidP="009A39AC">
      <w:pPr>
        <w:pStyle w:val="Ttulo2"/>
        <w:jc w:val="center"/>
        <w:rPr>
          <w:rFonts w:ascii="Times New Roman" w:eastAsia="Times New Roman" w:hAnsi="Times New Roman" w:cs="Times New Roman"/>
          <w:sz w:val="24"/>
          <w:szCs w:val="24"/>
          <w:lang w:eastAsia="es-MX"/>
        </w:rPr>
      </w:pPr>
      <w:bookmarkStart w:id="1" w:name="_Toc46286612"/>
      <w:r w:rsidRPr="00074D27">
        <w:rPr>
          <w:rFonts w:ascii="Times New Roman" w:eastAsia="Times New Roman" w:hAnsi="Times New Roman" w:cs="Times New Roman"/>
          <w:sz w:val="24"/>
          <w:szCs w:val="24"/>
          <w:lang w:eastAsia="es-MX"/>
        </w:rPr>
        <w:t>Rita Bell López Vences</w:t>
      </w:r>
      <w:bookmarkEnd w:id="1"/>
    </w:p>
    <w:p w14:paraId="2A8F2FB9" w14:textId="2FB93EFC" w:rsidR="00074D27" w:rsidRPr="00074D27" w:rsidRDefault="00074D27" w:rsidP="00074D27">
      <w:pPr>
        <w:rPr>
          <w:rFonts w:ascii="Times New Roman" w:hAnsi="Times New Roman" w:cs="Times New Roman"/>
          <w:sz w:val="24"/>
          <w:szCs w:val="24"/>
          <w:lang w:eastAsia="es-MX"/>
        </w:rPr>
      </w:pPr>
      <w:r w:rsidRPr="00074D27">
        <w:rPr>
          <w:rFonts w:ascii="Times New Roman" w:hAnsi="Times New Roman" w:cs="Times New Roman"/>
          <w:sz w:val="24"/>
          <w:szCs w:val="24"/>
          <w:lang w:eastAsia="es-MX"/>
        </w:rPr>
        <w:t xml:space="preserve">Trayectoria </w:t>
      </w:r>
    </w:p>
    <w:p w14:paraId="70B21E23" w14:textId="074136DA" w:rsidR="00074D27" w:rsidRPr="00074D27" w:rsidRDefault="00074D27" w:rsidP="00074D27">
      <w:pPr>
        <w:rPr>
          <w:sz w:val="24"/>
          <w:szCs w:val="24"/>
          <w:lang w:eastAsia="es-MX"/>
        </w:rPr>
      </w:pPr>
      <w:r w:rsidRPr="00074D27">
        <w:rPr>
          <w:rFonts w:ascii="Times New Roman" w:hAnsi="Times New Roman" w:cs="Times New Roman"/>
          <w:sz w:val="24"/>
          <w:szCs w:val="24"/>
          <w:lang w:eastAsia="es-MX"/>
        </w:rPr>
        <w:t>Licenciatura en Derecho por la Universidad Autónoma “Benito Juárez” de Oaxaca</w:t>
      </w:r>
      <w:r w:rsidRPr="00074D27">
        <w:rPr>
          <w:sz w:val="24"/>
          <w:szCs w:val="24"/>
          <w:lang w:eastAsia="es-MX"/>
        </w:rPr>
        <w:t xml:space="preserve">. </w:t>
      </w:r>
      <w:r>
        <w:rPr>
          <w:sz w:val="24"/>
          <w:szCs w:val="24"/>
          <w:lang w:eastAsia="es-MX"/>
        </w:rPr>
        <w:t xml:space="preserve"> </w:t>
      </w:r>
      <w:r w:rsidRPr="00074D27">
        <w:rPr>
          <w:sz w:val="24"/>
          <w:szCs w:val="24"/>
          <w:lang w:eastAsia="es-MX"/>
        </w:rPr>
        <w:t>Maestría en Derecho Constitucional. Universidad Autónoma “Benito Juárez” de</w:t>
      </w:r>
      <w:r>
        <w:rPr>
          <w:sz w:val="24"/>
          <w:szCs w:val="24"/>
          <w:lang w:eastAsia="es-MX"/>
        </w:rPr>
        <w:t xml:space="preserve"> </w:t>
      </w:r>
      <w:r w:rsidRPr="00074D27">
        <w:rPr>
          <w:sz w:val="24"/>
          <w:szCs w:val="24"/>
          <w:lang w:eastAsia="es-MX"/>
        </w:rPr>
        <w:t>Oaxaca. En proceso de obtención de grado</w:t>
      </w:r>
      <w:r>
        <w:rPr>
          <w:sz w:val="24"/>
          <w:szCs w:val="24"/>
          <w:lang w:eastAsia="es-MX"/>
        </w:rPr>
        <w:t xml:space="preserve">; </w:t>
      </w:r>
      <w:r w:rsidRPr="00074D27">
        <w:rPr>
          <w:sz w:val="24"/>
          <w:szCs w:val="24"/>
          <w:lang w:eastAsia="es-MX"/>
        </w:rPr>
        <w:t>Jefa del Departamento Jurídico del Instituto de la</w:t>
      </w:r>
      <w:r>
        <w:rPr>
          <w:sz w:val="24"/>
          <w:szCs w:val="24"/>
          <w:lang w:eastAsia="es-MX"/>
        </w:rPr>
        <w:t xml:space="preserve"> </w:t>
      </w:r>
      <w:r w:rsidRPr="00074D27">
        <w:rPr>
          <w:sz w:val="24"/>
          <w:szCs w:val="24"/>
          <w:lang w:eastAsia="es-MX"/>
        </w:rPr>
        <w:t>Mujer Oaxaqueña. 2006-2009</w:t>
      </w:r>
      <w:r>
        <w:rPr>
          <w:sz w:val="24"/>
          <w:szCs w:val="24"/>
          <w:lang w:eastAsia="es-MX"/>
        </w:rPr>
        <w:t xml:space="preserve">, </w:t>
      </w:r>
      <w:r w:rsidRPr="00074D27">
        <w:rPr>
          <w:sz w:val="24"/>
          <w:szCs w:val="24"/>
          <w:lang w:eastAsia="es-MX"/>
        </w:rPr>
        <w:t>Asociación Oaxaqueña de Estudios Interdisciplinarios sobre Género y Derechos Humanos</w:t>
      </w:r>
      <w:r>
        <w:rPr>
          <w:sz w:val="24"/>
          <w:szCs w:val="24"/>
          <w:lang w:eastAsia="es-MX"/>
        </w:rPr>
        <w:t xml:space="preserve"> </w:t>
      </w:r>
      <w:r w:rsidRPr="00074D27">
        <w:rPr>
          <w:sz w:val="24"/>
          <w:szCs w:val="24"/>
          <w:lang w:eastAsia="es-MX"/>
        </w:rPr>
        <w:t>A.C. 2009-2011</w:t>
      </w:r>
    </w:p>
    <w:p w14:paraId="0CFCFDB6" w14:textId="77777777" w:rsidR="00434F19" w:rsidRPr="001D26F9" w:rsidRDefault="0049668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Visión del INE </w:t>
      </w:r>
    </w:p>
    <w:p w14:paraId="609DDC99"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Propone tres </w:t>
      </w:r>
      <w:r w:rsidR="00960BDC" w:rsidRPr="001D26F9">
        <w:rPr>
          <w:rFonts w:ascii="Times New Roman" w:eastAsia="Times New Roman" w:hAnsi="Times New Roman" w:cs="Times New Roman"/>
          <w:color w:val="050505"/>
          <w:sz w:val="24"/>
          <w:szCs w:val="24"/>
          <w:lang w:eastAsia="es-MX"/>
        </w:rPr>
        <w:t>cosas:</w:t>
      </w:r>
      <w:r w:rsidRPr="001D26F9">
        <w:rPr>
          <w:rFonts w:ascii="Times New Roman" w:eastAsia="Times New Roman" w:hAnsi="Times New Roman" w:cs="Times New Roman"/>
          <w:color w:val="050505"/>
          <w:sz w:val="24"/>
          <w:szCs w:val="24"/>
          <w:lang w:eastAsia="es-MX"/>
        </w:rPr>
        <w:t xml:space="preserve"> </w:t>
      </w:r>
    </w:p>
    <w:p w14:paraId="2324BD3D" w14:textId="77777777" w:rsidR="00434F19" w:rsidRPr="001D26F9" w:rsidRDefault="00434F19" w:rsidP="00FA5A50">
      <w:pPr>
        <w:pStyle w:val="Prrafodelista"/>
        <w:numPr>
          <w:ilvl w:val="0"/>
          <w:numId w:val="1"/>
        </w:num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Que sea un instituto abierto a la ciudadanía, no tomar decisiones de escritorio, con un enfoque</w:t>
      </w:r>
      <w:r w:rsidR="0075536C" w:rsidRPr="001D26F9">
        <w:rPr>
          <w:rFonts w:ascii="Times New Roman" w:eastAsia="Times New Roman" w:hAnsi="Times New Roman" w:cs="Times New Roman"/>
          <w:color w:val="050505"/>
          <w:sz w:val="24"/>
          <w:szCs w:val="24"/>
          <w:lang w:eastAsia="es-MX"/>
        </w:rPr>
        <w:t xml:space="preserve"> de</w:t>
      </w:r>
      <w:r w:rsidRPr="001D26F9">
        <w:rPr>
          <w:rFonts w:ascii="Times New Roman" w:eastAsia="Times New Roman" w:hAnsi="Times New Roman" w:cs="Times New Roman"/>
          <w:color w:val="050505"/>
          <w:sz w:val="24"/>
          <w:szCs w:val="24"/>
          <w:lang w:eastAsia="es-MX"/>
        </w:rPr>
        <w:t xml:space="preserve"> perspectiva de género intercultural. </w:t>
      </w:r>
    </w:p>
    <w:p w14:paraId="537C96F7" w14:textId="77777777" w:rsidR="00434F19" w:rsidRPr="001D26F9" w:rsidRDefault="0075536C" w:rsidP="00FA5A50">
      <w:pPr>
        <w:pStyle w:val="Prrafodelista"/>
        <w:numPr>
          <w:ilvl w:val="0"/>
          <w:numId w:val="1"/>
        </w:num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Fortalecer al</w:t>
      </w:r>
      <w:r w:rsidR="00434F19" w:rsidRPr="001D26F9">
        <w:rPr>
          <w:rFonts w:ascii="Times New Roman" w:eastAsia="Times New Roman" w:hAnsi="Times New Roman" w:cs="Times New Roman"/>
          <w:color w:val="050505"/>
          <w:sz w:val="24"/>
          <w:szCs w:val="24"/>
          <w:lang w:eastAsia="es-MX"/>
        </w:rPr>
        <w:t xml:space="preserve"> instituto, para que de certeza a la ciudadanía y para que los partidos políticos tengan la seguridad de que se aplique la ley de manera igualitaria e imparcial; cuidando la </w:t>
      </w:r>
      <w:r w:rsidR="00960BDC" w:rsidRPr="001D26F9">
        <w:rPr>
          <w:rFonts w:ascii="Times New Roman" w:eastAsia="Times New Roman" w:hAnsi="Times New Roman" w:cs="Times New Roman"/>
          <w:color w:val="050505"/>
          <w:sz w:val="24"/>
          <w:szCs w:val="24"/>
          <w:lang w:eastAsia="es-MX"/>
        </w:rPr>
        <w:t>autonomía,</w:t>
      </w:r>
      <w:r w:rsidR="00434F19" w:rsidRPr="001D26F9">
        <w:rPr>
          <w:rFonts w:ascii="Times New Roman" w:eastAsia="Times New Roman" w:hAnsi="Times New Roman" w:cs="Times New Roman"/>
          <w:color w:val="050505"/>
          <w:sz w:val="24"/>
          <w:szCs w:val="24"/>
          <w:lang w:eastAsia="es-MX"/>
        </w:rPr>
        <w:t xml:space="preserve"> pero dejando de lado involucrarse en cuestiones personales y apasionamientos. </w:t>
      </w:r>
    </w:p>
    <w:p w14:paraId="6DB85858" w14:textId="77777777" w:rsidR="00434F19" w:rsidRPr="001D26F9" w:rsidRDefault="0075536C" w:rsidP="00FA5A50">
      <w:pPr>
        <w:pStyle w:val="Prrafodelista"/>
        <w:numPr>
          <w:ilvl w:val="0"/>
          <w:numId w:val="1"/>
        </w:num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Un I</w:t>
      </w:r>
      <w:r w:rsidR="00434F19" w:rsidRPr="001D26F9">
        <w:rPr>
          <w:rFonts w:ascii="Times New Roman" w:eastAsia="Times New Roman" w:hAnsi="Times New Roman" w:cs="Times New Roman"/>
          <w:color w:val="050505"/>
          <w:sz w:val="24"/>
          <w:szCs w:val="24"/>
          <w:lang w:eastAsia="es-MX"/>
        </w:rPr>
        <w:t>nstituto en el que se fortalezca la democracia</w:t>
      </w:r>
      <w:r w:rsidRPr="001D26F9">
        <w:rPr>
          <w:rFonts w:ascii="Times New Roman" w:eastAsia="Times New Roman" w:hAnsi="Times New Roman" w:cs="Times New Roman"/>
          <w:color w:val="050505"/>
          <w:sz w:val="24"/>
          <w:szCs w:val="24"/>
          <w:lang w:eastAsia="es-MX"/>
        </w:rPr>
        <w:t xml:space="preserve">, </w:t>
      </w:r>
      <w:r w:rsidR="00434F19" w:rsidRPr="001D26F9">
        <w:rPr>
          <w:rFonts w:ascii="Times New Roman" w:eastAsia="Times New Roman" w:hAnsi="Times New Roman" w:cs="Times New Roman"/>
          <w:color w:val="050505"/>
          <w:sz w:val="24"/>
          <w:szCs w:val="24"/>
          <w:lang w:eastAsia="es-MX"/>
        </w:rPr>
        <w:t>que sea un espacio de auténtica representación de cada grupo</w:t>
      </w:r>
      <w:r w:rsidRPr="001D26F9">
        <w:rPr>
          <w:rFonts w:ascii="Times New Roman" w:eastAsia="Times New Roman" w:hAnsi="Times New Roman" w:cs="Times New Roman"/>
          <w:color w:val="050505"/>
          <w:sz w:val="24"/>
          <w:szCs w:val="24"/>
          <w:lang w:eastAsia="es-MX"/>
        </w:rPr>
        <w:t xml:space="preserve"> y de</w:t>
      </w:r>
      <w:r w:rsidR="00434F19" w:rsidRPr="001D26F9">
        <w:rPr>
          <w:rFonts w:ascii="Times New Roman" w:eastAsia="Times New Roman" w:hAnsi="Times New Roman" w:cs="Times New Roman"/>
          <w:color w:val="050505"/>
          <w:sz w:val="24"/>
          <w:szCs w:val="24"/>
          <w:lang w:eastAsia="es-MX"/>
        </w:rPr>
        <w:t xml:space="preserve"> cada persona, hacer mucho más con menos presupuesto.</w:t>
      </w:r>
    </w:p>
    <w:p w14:paraId="54222745"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29CE9CA" w14:textId="77777777" w:rsidR="005C4F48" w:rsidRPr="001D26F9" w:rsidRDefault="005C4F4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E187EC9" w14:textId="77777777" w:rsidR="005C4F48" w:rsidRPr="001D26F9" w:rsidRDefault="005C4F4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AC8345C" w14:textId="77777777" w:rsidR="005C4F48" w:rsidRPr="001D26F9" w:rsidRDefault="005C4F4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C6FB622" w14:textId="759599C5" w:rsidR="005C4F48" w:rsidRDefault="005C4F4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7390E56" w14:textId="77777777" w:rsidR="003B0AA4" w:rsidRPr="001D26F9" w:rsidRDefault="003B0AA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D52AA87" w14:textId="77777777" w:rsidR="00184F88" w:rsidRPr="001D26F9" w:rsidRDefault="00184F8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38AF86B" w14:textId="77777777" w:rsidR="005C4F48" w:rsidRPr="001D26F9" w:rsidRDefault="005C4F4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D497349" w14:textId="5ECDADA2" w:rsidR="00434F19" w:rsidRPr="001D26F9" w:rsidRDefault="00434F1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Diputada Verónica Juárez </w:t>
      </w:r>
      <w:r w:rsidR="0075536C" w:rsidRPr="001D26F9">
        <w:rPr>
          <w:rFonts w:ascii="Times New Roman" w:eastAsia="Times New Roman" w:hAnsi="Times New Roman" w:cs="Times New Roman"/>
          <w:b/>
          <w:bCs/>
          <w:color w:val="050505"/>
          <w:sz w:val="24"/>
          <w:szCs w:val="24"/>
          <w:lang w:eastAsia="es-MX"/>
        </w:rPr>
        <w:t>P</w:t>
      </w:r>
      <w:r w:rsidRPr="001D26F9">
        <w:rPr>
          <w:rFonts w:ascii="Times New Roman" w:eastAsia="Times New Roman" w:hAnsi="Times New Roman" w:cs="Times New Roman"/>
          <w:b/>
          <w:bCs/>
          <w:color w:val="050505"/>
          <w:sz w:val="24"/>
          <w:szCs w:val="24"/>
          <w:lang w:eastAsia="es-MX"/>
        </w:rPr>
        <w:t xml:space="preserve">iña PRD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oordinadora </w:t>
      </w:r>
      <w:r w:rsidR="001E7D4F" w:rsidRPr="001D26F9">
        <w:rPr>
          <w:rFonts w:ascii="Times New Roman" w:eastAsia="Times New Roman" w:hAnsi="Times New Roman" w:cs="Times New Roman"/>
          <w:b/>
          <w:bCs/>
          <w:color w:val="050505"/>
          <w:sz w:val="24"/>
          <w:szCs w:val="24"/>
          <w:lang w:eastAsia="es-MX"/>
        </w:rPr>
        <w:t>P</w:t>
      </w:r>
      <w:r w:rsidRPr="001D26F9">
        <w:rPr>
          <w:rFonts w:ascii="Times New Roman" w:eastAsia="Times New Roman" w:hAnsi="Times New Roman" w:cs="Times New Roman"/>
          <w:b/>
          <w:bCs/>
          <w:color w:val="050505"/>
          <w:sz w:val="24"/>
          <w:szCs w:val="24"/>
          <w:lang w:eastAsia="es-MX"/>
        </w:rPr>
        <w:t>arlamentaria</w:t>
      </w:r>
    </w:p>
    <w:p w14:paraId="45D87C9A" w14:textId="77777777" w:rsidR="00434F19" w:rsidRPr="001D26F9" w:rsidRDefault="00960BD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w:t>
      </w:r>
      <w:r w:rsidR="00434F19" w:rsidRPr="001D26F9">
        <w:rPr>
          <w:rFonts w:ascii="Times New Roman" w:eastAsia="Times New Roman" w:hAnsi="Times New Roman" w:cs="Times New Roman"/>
          <w:color w:val="050505"/>
          <w:sz w:val="24"/>
          <w:szCs w:val="24"/>
          <w:lang w:eastAsia="es-MX"/>
        </w:rPr>
        <w:t xml:space="preserve"> cómo  se avanzaría para que las comunidades indígenas que se rigen por usos y </w:t>
      </w:r>
      <w:r w:rsidRPr="001D26F9">
        <w:rPr>
          <w:rFonts w:ascii="Times New Roman" w:eastAsia="Times New Roman" w:hAnsi="Times New Roman" w:cs="Times New Roman"/>
          <w:color w:val="050505"/>
          <w:sz w:val="24"/>
          <w:szCs w:val="24"/>
          <w:lang w:eastAsia="es-MX"/>
        </w:rPr>
        <w:t>costumbres se</w:t>
      </w:r>
      <w:r w:rsidR="00434F19" w:rsidRPr="001D26F9">
        <w:rPr>
          <w:rFonts w:ascii="Times New Roman" w:eastAsia="Times New Roman" w:hAnsi="Times New Roman" w:cs="Times New Roman"/>
          <w:color w:val="050505"/>
          <w:sz w:val="24"/>
          <w:szCs w:val="24"/>
          <w:lang w:eastAsia="es-MX"/>
        </w:rPr>
        <w:t xml:space="preserve"> integran paritariamente a sus autoridades? </w:t>
      </w:r>
    </w:p>
    <w:p w14:paraId="1D310BEB" w14:textId="77777777" w:rsidR="007965C4" w:rsidRPr="001D26F9" w:rsidRDefault="007965C4"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p>
    <w:p w14:paraId="7DA30664" w14:textId="77777777" w:rsidR="00434F19" w:rsidRPr="001D26F9" w:rsidRDefault="007965C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FF6BC4" w:rsidRPr="001D26F9">
        <w:rPr>
          <w:rFonts w:ascii="Times New Roman" w:eastAsia="Times New Roman" w:hAnsi="Times New Roman" w:cs="Times New Roman"/>
          <w:i/>
          <w:iCs/>
          <w:color w:val="050505"/>
          <w:sz w:val="24"/>
          <w:szCs w:val="24"/>
          <w:lang w:eastAsia="es-MX"/>
        </w:rPr>
        <w:t>La participación de las mujeres indígenas</w:t>
      </w:r>
      <w:r w:rsidR="0075536C" w:rsidRPr="001D26F9">
        <w:rPr>
          <w:rFonts w:ascii="Times New Roman" w:eastAsia="Times New Roman" w:hAnsi="Times New Roman" w:cs="Times New Roman"/>
          <w:i/>
          <w:iCs/>
          <w:color w:val="050505"/>
          <w:sz w:val="24"/>
          <w:szCs w:val="24"/>
          <w:lang w:eastAsia="es-MX"/>
        </w:rPr>
        <w:t xml:space="preserve"> es vital</w:t>
      </w:r>
      <w:r w:rsidR="00115612" w:rsidRPr="001D26F9">
        <w:rPr>
          <w:rFonts w:ascii="Times New Roman" w:eastAsia="Times New Roman" w:hAnsi="Times New Roman" w:cs="Times New Roman"/>
          <w:i/>
          <w:iCs/>
          <w:color w:val="050505"/>
          <w:sz w:val="24"/>
          <w:szCs w:val="24"/>
          <w:lang w:eastAsia="es-MX"/>
        </w:rPr>
        <w:t xml:space="preserve"> y una ventana de oportunidad que nos va enriquecer muchísimo en la toma de decisiones, </w:t>
      </w:r>
      <w:r w:rsidR="00FF6BC4" w:rsidRPr="001D26F9">
        <w:rPr>
          <w:rFonts w:ascii="Times New Roman" w:eastAsia="Times New Roman" w:hAnsi="Times New Roman" w:cs="Times New Roman"/>
          <w:i/>
          <w:iCs/>
          <w:color w:val="050505"/>
          <w:sz w:val="24"/>
          <w:szCs w:val="24"/>
          <w:lang w:eastAsia="es-MX"/>
        </w:rPr>
        <w:t xml:space="preserve"> tuve  la oportunidad de participar en 2014</w:t>
      </w:r>
      <w:r w:rsidR="00115612" w:rsidRPr="001D26F9">
        <w:rPr>
          <w:rFonts w:ascii="Times New Roman" w:eastAsia="Times New Roman" w:hAnsi="Times New Roman" w:cs="Times New Roman"/>
          <w:i/>
          <w:iCs/>
          <w:color w:val="050505"/>
          <w:sz w:val="24"/>
          <w:szCs w:val="24"/>
          <w:lang w:eastAsia="es-MX"/>
        </w:rPr>
        <w:t xml:space="preserve">  cuando llegamos al instituto mi postura fue esa</w:t>
      </w:r>
      <w:r w:rsidR="00FF6BC4" w:rsidRPr="001D26F9">
        <w:rPr>
          <w:rFonts w:ascii="Times New Roman" w:eastAsia="Times New Roman" w:hAnsi="Times New Roman" w:cs="Times New Roman"/>
          <w:i/>
          <w:iCs/>
          <w:color w:val="050505"/>
          <w:sz w:val="24"/>
          <w:szCs w:val="24"/>
          <w:lang w:eastAsia="es-MX"/>
        </w:rPr>
        <w:t>,</w:t>
      </w:r>
      <w:r w:rsidR="00115612" w:rsidRPr="001D26F9">
        <w:rPr>
          <w:rFonts w:ascii="Times New Roman" w:eastAsia="Times New Roman" w:hAnsi="Times New Roman" w:cs="Times New Roman"/>
          <w:i/>
          <w:iCs/>
          <w:color w:val="050505"/>
          <w:sz w:val="24"/>
          <w:szCs w:val="24"/>
          <w:lang w:eastAsia="es-MX"/>
        </w:rPr>
        <w:t xml:space="preserve"> teniendo una formación en perspectiva de género, </w:t>
      </w:r>
      <w:r w:rsidR="00FF6BC4" w:rsidRPr="001D26F9">
        <w:rPr>
          <w:rFonts w:ascii="Times New Roman" w:eastAsia="Times New Roman" w:hAnsi="Times New Roman" w:cs="Times New Roman"/>
          <w:i/>
          <w:iCs/>
          <w:color w:val="050505"/>
          <w:sz w:val="24"/>
          <w:szCs w:val="24"/>
          <w:lang w:eastAsia="es-MX"/>
        </w:rPr>
        <w:t>entendiendo que hacer cambios</w:t>
      </w:r>
      <w:r w:rsidR="00115612" w:rsidRPr="001D26F9">
        <w:rPr>
          <w:rFonts w:ascii="Times New Roman" w:eastAsia="Times New Roman" w:hAnsi="Times New Roman" w:cs="Times New Roman"/>
          <w:i/>
          <w:iCs/>
          <w:color w:val="050505"/>
          <w:sz w:val="24"/>
          <w:szCs w:val="24"/>
          <w:lang w:eastAsia="es-MX"/>
        </w:rPr>
        <w:t xml:space="preserve"> drásticos</w:t>
      </w:r>
      <w:r w:rsidR="00FF6BC4" w:rsidRPr="001D26F9">
        <w:rPr>
          <w:rFonts w:ascii="Times New Roman" w:eastAsia="Times New Roman" w:hAnsi="Times New Roman" w:cs="Times New Roman"/>
          <w:i/>
          <w:iCs/>
          <w:color w:val="050505"/>
          <w:sz w:val="24"/>
          <w:szCs w:val="24"/>
          <w:lang w:eastAsia="es-MX"/>
        </w:rPr>
        <w:t>, en pueblos y comunidades indígenas, puede llevar a que haya</w:t>
      </w:r>
      <w:r w:rsidR="000716BD" w:rsidRPr="001D26F9">
        <w:rPr>
          <w:rFonts w:ascii="Times New Roman" w:eastAsia="Times New Roman" w:hAnsi="Times New Roman" w:cs="Times New Roman"/>
          <w:i/>
          <w:iCs/>
          <w:color w:val="050505"/>
          <w:sz w:val="24"/>
          <w:szCs w:val="24"/>
          <w:lang w:eastAsia="es-MX"/>
        </w:rPr>
        <w:t>n</w:t>
      </w:r>
      <w:r w:rsidR="00FF6BC4" w:rsidRPr="001D26F9">
        <w:rPr>
          <w:rFonts w:ascii="Times New Roman" w:eastAsia="Times New Roman" w:hAnsi="Times New Roman" w:cs="Times New Roman"/>
          <w:i/>
          <w:iCs/>
          <w:color w:val="050505"/>
          <w:sz w:val="24"/>
          <w:szCs w:val="24"/>
          <w:lang w:eastAsia="es-MX"/>
        </w:rPr>
        <w:t xml:space="preserve"> muchos problemas en la comunidad y </w:t>
      </w:r>
      <w:r w:rsidR="00115612" w:rsidRPr="001D26F9">
        <w:rPr>
          <w:rFonts w:ascii="Times New Roman" w:eastAsia="Times New Roman" w:hAnsi="Times New Roman" w:cs="Times New Roman"/>
          <w:i/>
          <w:iCs/>
          <w:color w:val="050505"/>
          <w:sz w:val="24"/>
          <w:szCs w:val="24"/>
          <w:lang w:eastAsia="es-MX"/>
        </w:rPr>
        <w:t xml:space="preserve">que </w:t>
      </w:r>
      <w:r w:rsidR="00FF6BC4" w:rsidRPr="001D26F9">
        <w:rPr>
          <w:rFonts w:ascii="Times New Roman" w:eastAsia="Times New Roman" w:hAnsi="Times New Roman" w:cs="Times New Roman"/>
          <w:i/>
          <w:iCs/>
          <w:color w:val="050505"/>
          <w:sz w:val="24"/>
          <w:szCs w:val="24"/>
          <w:lang w:eastAsia="es-MX"/>
        </w:rPr>
        <w:t xml:space="preserve">pongan en riesgo a las mujeres, entonces hay que  ser muy cuidadosos; </w:t>
      </w:r>
      <w:r w:rsidR="000716BD" w:rsidRPr="001D26F9">
        <w:rPr>
          <w:rFonts w:ascii="Times New Roman" w:eastAsia="Times New Roman" w:hAnsi="Times New Roman" w:cs="Times New Roman"/>
          <w:i/>
          <w:iCs/>
          <w:color w:val="050505"/>
          <w:sz w:val="24"/>
          <w:szCs w:val="24"/>
          <w:lang w:eastAsia="es-MX"/>
        </w:rPr>
        <w:t xml:space="preserve">invitándonos </w:t>
      </w:r>
      <w:r w:rsidR="00FF6BC4" w:rsidRPr="001D26F9">
        <w:rPr>
          <w:rFonts w:ascii="Times New Roman" w:eastAsia="Times New Roman" w:hAnsi="Times New Roman" w:cs="Times New Roman"/>
          <w:i/>
          <w:iCs/>
          <w:color w:val="050505"/>
          <w:sz w:val="24"/>
          <w:szCs w:val="24"/>
          <w:lang w:eastAsia="es-MX"/>
        </w:rPr>
        <w:t xml:space="preserve"> a comunidades informativas dando explicaciones porque era importante que las mujeres indígenas participar</w:t>
      </w:r>
      <w:r w:rsidR="000716BD" w:rsidRPr="001D26F9">
        <w:rPr>
          <w:rFonts w:ascii="Times New Roman" w:eastAsia="Times New Roman" w:hAnsi="Times New Roman" w:cs="Times New Roman"/>
          <w:i/>
          <w:iCs/>
          <w:color w:val="050505"/>
          <w:sz w:val="24"/>
          <w:szCs w:val="24"/>
          <w:lang w:eastAsia="es-MX"/>
        </w:rPr>
        <w:t>a</w:t>
      </w:r>
      <w:r w:rsidR="00FF6BC4" w:rsidRPr="001D26F9">
        <w:rPr>
          <w:rFonts w:ascii="Times New Roman" w:eastAsia="Times New Roman" w:hAnsi="Times New Roman" w:cs="Times New Roman"/>
          <w:i/>
          <w:iCs/>
          <w:color w:val="050505"/>
          <w:sz w:val="24"/>
          <w:szCs w:val="24"/>
          <w:lang w:eastAsia="es-MX"/>
        </w:rPr>
        <w:t xml:space="preserve">n, y se siguió </w:t>
      </w:r>
      <w:r w:rsidR="00115612" w:rsidRPr="001D26F9">
        <w:rPr>
          <w:rFonts w:ascii="Times New Roman" w:eastAsia="Times New Roman" w:hAnsi="Times New Roman" w:cs="Times New Roman"/>
          <w:i/>
          <w:iCs/>
          <w:color w:val="050505"/>
          <w:sz w:val="24"/>
          <w:szCs w:val="24"/>
          <w:lang w:eastAsia="es-MX"/>
        </w:rPr>
        <w:t>fomentando</w:t>
      </w:r>
      <w:r w:rsidR="00FF6BC4" w:rsidRPr="001D26F9">
        <w:rPr>
          <w:rFonts w:ascii="Times New Roman" w:eastAsia="Times New Roman" w:hAnsi="Times New Roman" w:cs="Times New Roman"/>
          <w:i/>
          <w:iCs/>
          <w:color w:val="050505"/>
          <w:sz w:val="24"/>
          <w:szCs w:val="24"/>
          <w:lang w:eastAsia="es-MX"/>
        </w:rPr>
        <w:t xml:space="preserve"> y diciendo que </w:t>
      </w:r>
      <w:r w:rsidR="00115612" w:rsidRPr="001D26F9">
        <w:rPr>
          <w:rFonts w:ascii="Times New Roman" w:eastAsia="Times New Roman" w:hAnsi="Times New Roman" w:cs="Times New Roman"/>
          <w:i/>
          <w:iCs/>
          <w:color w:val="050505"/>
          <w:sz w:val="24"/>
          <w:szCs w:val="24"/>
          <w:lang w:eastAsia="es-MX"/>
        </w:rPr>
        <w:t xml:space="preserve">es progresivo y que pronto </w:t>
      </w:r>
      <w:r w:rsidR="00FF6BC4" w:rsidRPr="001D26F9">
        <w:rPr>
          <w:rFonts w:ascii="Times New Roman" w:eastAsia="Times New Roman" w:hAnsi="Times New Roman" w:cs="Times New Roman"/>
          <w:i/>
          <w:iCs/>
          <w:color w:val="050505"/>
          <w:sz w:val="24"/>
          <w:szCs w:val="24"/>
          <w:lang w:eastAsia="es-MX"/>
        </w:rPr>
        <w:t xml:space="preserve"> se tendría que llegar a la paridad.</w:t>
      </w:r>
      <w:r w:rsidR="0075536C" w:rsidRPr="001D26F9">
        <w:rPr>
          <w:rFonts w:ascii="Times New Roman" w:eastAsia="Times New Roman" w:hAnsi="Times New Roman" w:cs="Times New Roman"/>
          <w:i/>
          <w:iCs/>
          <w:color w:val="050505"/>
          <w:sz w:val="24"/>
          <w:szCs w:val="24"/>
          <w:lang w:eastAsia="es-MX"/>
        </w:rPr>
        <w:t xml:space="preserve"> Pero lo importante</w:t>
      </w:r>
      <w:r w:rsidR="000716BD" w:rsidRPr="001D26F9">
        <w:rPr>
          <w:rFonts w:ascii="Times New Roman" w:eastAsia="Times New Roman" w:hAnsi="Times New Roman" w:cs="Times New Roman"/>
          <w:i/>
          <w:iCs/>
          <w:color w:val="050505"/>
          <w:sz w:val="24"/>
          <w:szCs w:val="24"/>
          <w:lang w:eastAsia="es-MX"/>
        </w:rPr>
        <w:t xml:space="preserve"> es</w:t>
      </w:r>
      <w:r w:rsidR="0075536C" w:rsidRPr="001D26F9">
        <w:rPr>
          <w:rFonts w:ascii="Times New Roman" w:eastAsia="Times New Roman" w:hAnsi="Times New Roman" w:cs="Times New Roman"/>
          <w:i/>
          <w:iCs/>
          <w:color w:val="050505"/>
          <w:sz w:val="24"/>
          <w:szCs w:val="24"/>
          <w:lang w:eastAsia="es-MX"/>
        </w:rPr>
        <w:t xml:space="preserve"> trabajar en ello y escuchar a las mujeres. </w:t>
      </w:r>
    </w:p>
    <w:p w14:paraId="72392A3A" w14:textId="77777777" w:rsidR="0075536C" w:rsidRPr="001D26F9" w:rsidRDefault="0075536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615F5AC" w14:textId="7A78B737" w:rsidR="001E7D4F"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637E9209" w14:textId="77777777" w:rsidR="00434F19" w:rsidRPr="001D26F9" w:rsidRDefault="000716B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w:t>
      </w:r>
      <w:r w:rsidR="00D96AC0" w:rsidRPr="001D26F9">
        <w:rPr>
          <w:rFonts w:ascii="Times New Roman" w:eastAsia="Times New Roman" w:hAnsi="Times New Roman" w:cs="Times New Roman"/>
          <w:color w:val="050505"/>
          <w:sz w:val="24"/>
          <w:szCs w:val="24"/>
          <w:lang w:eastAsia="es-MX"/>
        </w:rPr>
        <w:t>uestiona</w:t>
      </w:r>
      <w:r w:rsidR="00434F19" w:rsidRPr="001D26F9">
        <w:rPr>
          <w:rFonts w:ascii="Times New Roman" w:eastAsia="Times New Roman" w:hAnsi="Times New Roman" w:cs="Times New Roman"/>
          <w:color w:val="050505"/>
          <w:sz w:val="24"/>
          <w:szCs w:val="24"/>
          <w:lang w:eastAsia="es-MX"/>
        </w:rPr>
        <w:t xml:space="preserve"> a </w:t>
      </w:r>
      <w:r w:rsidR="00D96AC0" w:rsidRPr="001D26F9">
        <w:rPr>
          <w:rFonts w:ascii="Times New Roman" w:eastAsia="Times New Roman" w:hAnsi="Times New Roman" w:cs="Times New Roman"/>
          <w:color w:val="050505"/>
          <w:sz w:val="24"/>
          <w:szCs w:val="24"/>
          <w:lang w:eastAsia="es-MX"/>
        </w:rPr>
        <w:t>lo</w:t>
      </w:r>
      <w:r w:rsidR="00434F19" w:rsidRPr="001D26F9">
        <w:rPr>
          <w:rFonts w:ascii="Times New Roman" w:eastAsia="Times New Roman" w:hAnsi="Times New Roman" w:cs="Times New Roman"/>
          <w:color w:val="050505"/>
          <w:sz w:val="24"/>
          <w:szCs w:val="24"/>
          <w:lang w:eastAsia="es-MX"/>
        </w:rPr>
        <w:t xml:space="preserve"> qué se refirió con que el Instituto toma decisiones de escritorio y que </w:t>
      </w:r>
      <w:r w:rsidR="007965C4" w:rsidRPr="001D26F9">
        <w:rPr>
          <w:rFonts w:ascii="Times New Roman" w:eastAsia="Times New Roman" w:hAnsi="Times New Roman" w:cs="Times New Roman"/>
          <w:color w:val="050505"/>
          <w:sz w:val="24"/>
          <w:szCs w:val="24"/>
          <w:lang w:eastAsia="es-MX"/>
        </w:rPr>
        <w:t>dé</w:t>
      </w:r>
      <w:r w:rsidR="00434F19" w:rsidRPr="001D26F9">
        <w:rPr>
          <w:rFonts w:ascii="Times New Roman" w:eastAsia="Times New Roman" w:hAnsi="Times New Roman" w:cs="Times New Roman"/>
          <w:color w:val="050505"/>
          <w:sz w:val="24"/>
          <w:szCs w:val="24"/>
          <w:lang w:eastAsia="es-MX"/>
        </w:rPr>
        <w:t xml:space="preserve"> una explicación sobre esas decisiones</w:t>
      </w:r>
      <w:r w:rsidRPr="001D26F9">
        <w:rPr>
          <w:rFonts w:ascii="Times New Roman" w:eastAsia="Times New Roman" w:hAnsi="Times New Roman" w:cs="Times New Roman"/>
          <w:color w:val="050505"/>
          <w:sz w:val="24"/>
          <w:szCs w:val="24"/>
          <w:lang w:eastAsia="es-MX"/>
        </w:rPr>
        <w:t>.</w:t>
      </w:r>
      <w:r w:rsidR="00434F19" w:rsidRPr="001D26F9">
        <w:rPr>
          <w:rFonts w:ascii="Times New Roman" w:eastAsia="Times New Roman" w:hAnsi="Times New Roman" w:cs="Times New Roman"/>
          <w:color w:val="050505"/>
          <w:sz w:val="24"/>
          <w:szCs w:val="24"/>
          <w:lang w:eastAsia="es-MX"/>
        </w:rPr>
        <w:t xml:space="preserve"> </w:t>
      </w:r>
      <w:r w:rsidR="00434F19" w:rsidRPr="001D26F9">
        <w:rPr>
          <w:rFonts w:ascii="Times New Roman" w:eastAsia="Times New Roman" w:hAnsi="Times New Roman" w:cs="Times New Roman"/>
          <w:i/>
          <w:iCs/>
          <w:color w:val="050505"/>
          <w:sz w:val="24"/>
          <w:szCs w:val="24"/>
          <w:lang w:eastAsia="es-MX"/>
        </w:rPr>
        <w:t>También mencionó qué quiere fortalecer al instituto aplicando la ley de forma igualitaria</w:t>
      </w:r>
      <w:r w:rsidR="00434F19" w:rsidRPr="001D26F9">
        <w:rPr>
          <w:rFonts w:ascii="Times New Roman" w:eastAsia="Times New Roman" w:hAnsi="Times New Roman" w:cs="Times New Roman"/>
          <w:color w:val="050505"/>
          <w:sz w:val="24"/>
          <w:szCs w:val="24"/>
          <w:lang w:eastAsia="es-MX"/>
        </w:rPr>
        <w:t>, pid</w:t>
      </w:r>
      <w:r w:rsidRPr="001D26F9">
        <w:rPr>
          <w:rFonts w:ascii="Times New Roman" w:eastAsia="Times New Roman" w:hAnsi="Times New Roman" w:cs="Times New Roman"/>
          <w:color w:val="050505"/>
          <w:sz w:val="24"/>
          <w:szCs w:val="24"/>
          <w:lang w:eastAsia="es-MX"/>
        </w:rPr>
        <w:t xml:space="preserve">iendo </w:t>
      </w:r>
      <w:r w:rsidR="00434F19" w:rsidRPr="001D26F9">
        <w:rPr>
          <w:rFonts w:ascii="Times New Roman" w:eastAsia="Times New Roman" w:hAnsi="Times New Roman" w:cs="Times New Roman"/>
          <w:color w:val="050505"/>
          <w:sz w:val="24"/>
          <w:szCs w:val="24"/>
          <w:lang w:eastAsia="es-MX"/>
        </w:rPr>
        <w:t xml:space="preserve"> ejemplos en el que el INE no haya aplicado la ley de forma igualitaria. </w:t>
      </w:r>
    </w:p>
    <w:p w14:paraId="09B55936" w14:textId="77777777" w:rsidR="00A76B53" w:rsidRPr="001D26F9" w:rsidRDefault="00A76B53"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p>
    <w:p w14:paraId="0D2C1C5A" w14:textId="77777777" w:rsidR="00D96AC0" w:rsidRPr="001D26F9" w:rsidRDefault="00D96AC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Creo que el INE, a veces toma decisiones desde el escritorio, por </w:t>
      </w:r>
      <w:r w:rsidR="00960BDC" w:rsidRPr="001D26F9">
        <w:rPr>
          <w:rFonts w:ascii="Times New Roman" w:eastAsia="Times New Roman" w:hAnsi="Times New Roman" w:cs="Times New Roman"/>
          <w:i/>
          <w:iCs/>
          <w:color w:val="050505"/>
          <w:sz w:val="24"/>
          <w:szCs w:val="24"/>
          <w:lang w:eastAsia="es-MX"/>
        </w:rPr>
        <w:t>ejemplo,</w:t>
      </w:r>
      <w:r w:rsidRPr="001D26F9">
        <w:rPr>
          <w:rFonts w:ascii="Times New Roman" w:eastAsia="Times New Roman" w:hAnsi="Times New Roman" w:cs="Times New Roman"/>
          <w:i/>
          <w:iCs/>
          <w:color w:val="050505"/>
          <w:sz w:val="24"/>
          <w:szCs w:val="24"/>
          <w:lang w:eastAsia="es-MX"/>
        </w:rPr>
        <w:t xml:space="preserve"> en el asunto de las constancias que se están dando, se hizo toda una campaña para hacerle  llegar pronto una solución a la ciudadanía, pero falta ver aún la otra parte de las instituciones que reciben estas constancias, qué carecen de información.</w:t>
      </w:r>
    </w:p>
    <w:p w14:paraId="704850DB"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F1134F1"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228BF85"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0480D1D"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72BC310"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4E71920" w14:textId="77777777" w:rsidR="001E7D4F" w:rsidRPr="001D26F9" w:rsidRDefault="001E7D4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50BBB212" w14:textId="77777777" w:rsidR="00434F19" w:rsidRPr="001D26F9" w:rsidRDefault="00960BD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sobre la consideración de hacer una reforma político</w:t>
      </w:r>
      <w:r w:rsidR="004C458F"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color w:val="050505"/>
          <w:sz w:val="24"/>
          <w:szCs w:val="24"/>
          <w:lang w:eastAsia="es-MX"/>
        </w:rPr>
        <w:t>electoral para los próximos procesos electorales posteriores al 2021?</w:t>
      </w:r>
      <w:r w:rsidR="00434F19" w:rsidRPr="001D26F9">
        <w:rPr>
          <w:rFonts w:ascii="Times New Roman" w:eastAsia="Times New Roman" w:hAnsi="Times New Roman" w:cs="Times New Roman"/>
          <w:color w:val="050505"/>
          <w:sz w:val="24"/>
          <w:szCs w:val="24"/>
          <w:lang w:eastAsia="es-MX"/>
        </w:rPr>
        <w:t xml:space="preserve"> </w:t>
      </w:r>
    </w:p>
    <w:p w14:paraId="4BAB4763"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4DE7B8F" w14:textId="77777777" w:rsidR="00960BDC" w:rsidRPr="001D26F9" w:rsidRDefault="00960BD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Estuve en los trabajos de la Reforma del año pasado, y me parece que cada reforma vino a reforzar al instituto electoral, y si ésta es para bien y para transparentar y maximizar los recursos adelante; en especial las de pueblos y comunidades indígenas.</w:t>
      </w:r>
    </w:p>
    <w:p w14:paraId="6636C136"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D9F3185"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7965C4" w:rsidRPr="001D26F9">
        <w:rPr>
          <w:rFonts w:ascii="Times New Roman" w:eastAsia="Times New Roman" w:hAnsi="Times New Roman" w:cs="Times New Roman"/>
          <w:b/>
          <w:bCs/>
          <w:color w:val="050505"/>
          <w:sz w:val="24"/>
          <w:szCs w:val="24"/>
          <w:lang w:eastAsia="es-MX"/>
        </w:rPr>
        <w:t xml:space="preserve">Tonatiuh </w:t>
      </w:r>
      <w:r w:rsidRPr="001D26F9">
        <w:rPr>
          <w:rFonts w:ascii="Times New Roman" w:eastAsia="Times New Roman" w:hAnsi="Times New Roman" w:cs="Times New Roman"/>
          <w:b/>
          <w:bCs/>
          <w:color w:val="050505"/>
          <w:sz w:val="24"/>
          <w:szCs w:val="24"/>
          <w:lang w:eastAsia="es-MX"/>
        </w:rPr>
        <w:t xml:space="preserve"> Bravo Padilla </w:t>
      </w:r>
      <w:r w:rsidR="001E7D4F" w:rsidRPr="001D26F9">
        <w:rPr>
          <w:rFonts w:ascii="Times New Roman" w:eastAsia="Times New Roman" w:hAnsi="Times New Roman" w:cs="Times New Roman"/>
          <w:b/>
          <w:bCs/>
          <w:color w:val="050505"/>
          <w:sz w:val="24"/>
          <w:szCs w:val="24"/>
          <w:lang w:eastAsia="es-MX"/>
        </w:rPr>
        <w:t>M</w:t>
      </w:r>
      <w:r w:rsidRPr="001D26F9">
        <w:rPr>
          <w:rFonts w:ascii="Times New Roman" w:eastAsia="Times New Roman" w:hAnsi="Times New Roman" w:cs="Times New Roman"/>
          <w:b/>
          <w:bCs/>
          <w:color w:val="050505"/>
          <w:sz w:val="24"/>
          <w:szCs w:val="24"/>
          <w:lang w:eastAsia="es-MX"/>
        </w:rPr>
        <w:t xml:space="preserve">ovimiento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iudadano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oordinador </w:t>
      </w:r>
      <w:r w:rsidR="001E7D4F" w:rsidRPr="001D26F9">
        <w:rPr>
          <w:rFonts w:ascii="Times New Roman" w:eastAsia="Times New Roman" w:hAnsi="Times New Roman" w:cs="Times New Roman"/>
          <w:b/>
          <w:bCs/>
          <w:color w:val="050505"/>
          <w:sz w:val="24"/>
          <w:szCs w:val="24"/>
          <w:lang w:eastAsia="es-MX"/>
        </w:rPr>
        <w:t>P</w:t>
      </w:r>
      <w:r w:rsidRPr="001D26F9">
        <w:rPr>
          <w:rFonts w:ascii="Times New Roman" w:eastAsia="Times New Roman" w:hAnsi="Times New Roman" w:cs="Times New Roman"/>
          <w:b/>
          <w:bCs/>
          <w:color w:val="050505"/>
          <w:sz w:val="24"/>
          <w:szCs w:val="24"/>
          <w:lang w:eastAsia="es-MX"/>
        </w:rPr>
        <w:t xml:space="preserve">arlamentario </w:t>
      </w:r>
    </w:p>
    <w:p w14:paraId="3F3BB3A7" w14:textId="77777777" w:rsidR="00434F19" w:rsidRPr="001D26F9" w:rsidRDefault="004C458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Las inquietudes son las siguientes entre lNE y el IFE hay una diferencia entre federalismo y centralismo</w:t>
      </w:r>
      <w:r w:rsidR="00434F19"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¿cuál</w:t>
      </w:r>
      <w:r w:rsidR="00434F19"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es</w:t>
      </w:r>
      <w:r w:rsidR="00434F19"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su</w:t>
      </w:r>
      <w:r w:rsidR="00434F19"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posición</w:t>
      </w:r>
      <w:r w:rsidR="00434F19" w:rsidRPr="001D26F9">
        <w:rPr>
          <w:rFonts w:ascii="Times New Roman" w:eastAsia="Times New Roman" w:hAnsi="Times New Roman" w:cs="Times New Roman"/>
          <w:color w:val="050505"/>
          <w:sz w:val="24"/>
          <w:szCs w:val="24"/>
          <w:lang w:eastAsia="es-MX"/>
        </w:rPr>
        <w:t xml:space="preserve"> de lo que </w:t>
      </w:r>
      <w:r w:rsidRPr="001D26F9">
        <w:rPr>
          <w:rFonts w:ascii="Times New Roman" w:eastAsia="Times New Roman" w:hAnsi="Times New Roman" w:cs="Times New Roman"/>
          <w:color w:val="050505"/>
          <w:sz w:val="24"/>
          <w:szCs w:val="24"/>
          <w:lang w:eastAsia="es-MX"/>
        </w:rPr>
        <w:t>debería</w:t>
      </w:r>
      <w:r w:rsidR="00434F19" w:rsidRPr="001D26F9">
        <w:rPr>
          <w:rFonts w:ascii="Times New Roman" w:eastAsia="Times New Roman" w:hAnsi="Times New Roman" w:cs="Times New Roman"/>
          <w:color w:val="050505"/>
          <w:sz w:val="24"/>
          <w:szCs w:val="24"/>
          <w:lang w:eastAsia="es-MX"/>
        </w:rPr>
        <w:t xml:space="preserve"> caracterizar al instituto nacional electoral? </w:t>
      </w:r>
    </w:p>
    <w:p w14:paraId="7067DC91" w14:textId="77777777" w:rsidR="004C458F" w:rsidRPr="001D26F9" w:rsidRDefault="004C458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B858AC7" w14:textId="5ACFF4F2" w:rsidR="004C458F" w:rsidRPr="001D26F9" w:rsidRDefault="0075536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w:t>
      </w:r>
      <w:r w:rsidR="00184F88">
        <w:rPr>
          <w:rFonts w:ascii="Times New Roman" w:eastAsia="Times New Roman" w:hAnsi="Times New Roman" w:cs="Times New Roman"/>
          <w:b/>
          <w:bCs/>
          <w:color w:val="050505"/>
          <w:sz w:val="24"/>
          <w:szCs w:val="24"/>
          <w:lang w:eastAsia="es-MX"/>
        </w:rPr>
        <w:t>s</w:t>
      </w:r>
      <w:r w:rsidRPr="001D26F9">
        <w:rPr>
          <w:rFonts w:ascii="Times New Roman" w:eastAsia="Times New Roman" w:hAnsi="Times New Roman" w:cs="Times New Roman"/>
          <w:b/>
          <w:bCs/>
          <w:color w:val="050505"/>
          <w:sz w:val="24"/>
          <w:szCs w:val="24"/>
          <w:lang w:eastAsia="es-MX"/>
        </w:rPr>
        <w:t xml:space="preserve">puesta: </w:t>
      </w:r>
      <w:r w:rsidR="004C458F" w:rsidRPr="001D26F9">
        <w:rPr>
          <w:rFonts w:ascii="Times New Roman" w:eastAsia="Times New Roman" w:hAnsi="Times New Roman" w:cs="Times New Roman"/>
          <w:i/>
          <w:iCs/>
          <w:color w:val="050505"/>
          <w:sz w:val="24"/>
          <w:szCs w:val="24"/>
          <w:lang w:eastAsia="es-MX"/>
        </w:rPr>
        <w:t xml:space="preserve">Es importante hablar también </w:t>
      </w:r>
      <w:r w:rsidR="000716BD" w:rsidRPr="001D26F9">
        <w:rPr>
          <w:rFonts w:ascii="Times New Roman" w:eastAsia="Times New Roman" w:hAnsi="Times New Roman" w:cs="Times New Roman"/>
          <w:i/>
          <w:iCs/>
          <w:color w:val="050505"/>
          <w:sz w:val="24"/>
          <w:szCs w:val="24"/>
          <w:lang w:eastAsia="es-MX"/>
        </w:rPr>
        <w:t xml:space="preserve">del </w:t>
      </w:r>
      <w:r w:rsidR="004C458F" w:rsidRPr="001D26F9">
        <w:rPr>
          <w:rFonts w:ascii="Times New Roman" w:eastAsia="Times New Roman" w:hAnsi="Times New Roman" w:cs="Times New Roman"/>
          <w:i/>
          <w:iCs/>
          <w:color w:val="050505"/>
          <w:sz w:val="24"/>
          <w:szCs w:val="24"/>
          <w:lang w:eastAsia="es-MX"/>
        </w:rPr>
        <w:t xml:space="preserve">federalismo, pero siempre </w:t>
      </w:r>
      <w:r w:rsidR="000716BD" w:rsidRPr="001D26F9">
        <w:rPr>
          <w:rFonts w:ascii="Times New Roman" w:eastAsia="Times New Roman" w:hAnsi="Times New Roman" w:cs="Times New Roman"/>
          <w:i/>
          <w:iCs/>
          <w:color w:val="050505"/>
          <w:sz w:val="24"/>
          <w:szCs w:val="24"/>
          <w:lang w:eastAsia="es-MX"/>
        </w:rPr>
        <w:t xml:space="preserve">es </w:t>
      </w:r>
      <w:r w:rsidR="004C458F" w:rsidRPr="001D26F9">
        <w:rPr>
          <w:rFonts w:ascii="Times New Roman" w:eastAsia="Times New Roman" w:hAnsi="Times New Roman" w:cs="Times New Roman"/>
          <w:i/>
          <w:iCs/>
          <w:color w:val="050505"/>
          <w:sz w:val="24"/>
          <w:szCs w:val="24"/>
          <w:lang w:eastAsia="es-MX"/>
        </w:rPr>
        <w:t>momento de revisar</w:t>
      </w:r>
      <w:r w:rsidR="000716BD" w:rsidRPr="001D26F9">
        <w:rPr>
          <w:rFonts w:ascii="Times New Roman" w:eastAsia="Times New Roman" w:hAnsi="Times New Roman" w:cs="Times New Roman"/>
          <w:i/>
          <w:iCs/>
          <w:color w:val="050505"/>
          <w:sz w:val="24"/>
          <w:szCs w:val="24"/>
          <w:lang w:eastAsia="es-MX"/>
        </w:rPr>
        <w:t xml:space="preserve">, y </w:t>
      </w:r>
      <w:r w:rsidR="004C458F" w:rsidRPr="001D26F9">
        <w:rPr>
          <w:rFonts w:ascii="Times New Roman" w:eastAsia="Times New Roman" w:hAnsi="Times New Roman" w:cs="Times New Roman"/>
          <w:i/>
          <w:iCs/>
          <w:color w:val="050505"/>
          <w:sz w:val="24"/>
          <w:szCs w:val="24"/>
          <w:lang w:eastAsia="es-MX"/>
        </w:rPr>
        <w:t xml:space="preserve">ninguno de estos dos sistemas </w:t>
      </w:r>
      <w:r w:rsidR="000716BD" w:rsidRPr="001D26F9">
        <w:rPr>
          <w:rFonts w:ascii="Times New Roman" w:eastAsia="Times New Roman" w:hAnsi="Times New Roman" w:cs="Times New Roman"/>
          <w:i/>
          <w:iCs/>
          <w:color w:val="050505"/>
          <w:sz w:val="24"/>
          <w:szCs w:val="24"/>
          <w:lang w:eastAsia="es-MX"/>
        </w:rPr>
        <w:t>e</w:t>
      </w:r>
      <w:r w:rsidR="004C458F" w:rsidRPr="001D26F9">
        <w:rPr>
          <w:rFonts w:ascii="Times New Roman" w:eastAsia="Times New Roman" w:hAnsi="Times New Roman" w:cs="Times New Roman"/>
          <w:i/>
          <w:iCs/>
          <w:color w:val="050505"/>
          <w:sz w:val="24"/>
          <w:szCs w:val="24"/>
          <w:lang w:eastAsia="es-MX"/>
        </w:rPr>
        <w:t>s malo ni completamente bueno, pero abona en lo que requiere la ciudadanía, pero eso es lo que se tiene que revisar</w:t>
      </w:r>
      <w:r w:rsidR="000716BD" w:rsidRPr="001D26F9">
        <w:rPr>
          <w:rFonts w:ascii="Times New Roman" w:eastAsia="Times New Roman" w:hAnsi="Times New Roman" w:cs="Times New Roman"/>
          <w:i/>
          <w:iCs/>
          <w:color w:val="050505"/>
          <w:sz w:val="24"/>
          <w:szCs w:val="24"/>
          <w:lang w:eastAsia="es-MX"/>
        </w:rPr>
        <w:t>.</w:t>
      </w:r>
    </w:p>
    <w:p w14:paraId="2D29E7E9"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618E207" w14:textId="77777777" w:rsidR="00184F88" w:rsidRDefault="00184F8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5BB00C1" w14:textId="77777777" w:rsidR="00184F88" w:rsidRDefault="00184F8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BB29389" w14:textId="23A400AF" w:rsidR="00434F19" w:rsidRPr="001D26F9" w:rsidRDefault="00434F1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w:t>
      </w:r>
      <w:r w:rsidR="00960BDC" w:rsidRPr="001D26F9">
        <w:rPr>
          <w:rFonts w:ascii="Times New Roman" w:eastAsia="Times New Roman" w:hAnsi="Times New Roman" w:cs="Times New Roman"/>
          <w:b/>
          <w:bCs/>
          <w:color w:val="050505"/>
          <w:sz w:val="24"/>
          <w:szCs w:val="24"/>
          <w:lang w:eastAsia="es-MX"/>
        </w:rPr>
        <w:t>Gerardo</w:t>
      </w:r>
      <w:r w:rsidRPr="001D26F9">
        <w:rPr>
          <w:rFonts w:ascii="Times New Roman" w:eastAsia="Times New Roman" w:hAnsi="Times New Roman" w:cs="Times New Roman"/>
          <w:b/>
          <w:bCs/>
          <w:color w:val="050505"/>
          <w:sz w:val="24"/>
          <w:szCs w:val="24"/>
          <w:lang w:eastAsia="es-MX"/>
        </w:rPr>
        <w:t xml:space="preserve"> Fernández Noroña  PT </w:t>
      </w:r>
    </w:p>
    <w:p w14:paraId="4CD2C9F5" w14:textId="77777777" w:rsidR="004C458F" w:rsidRPr="001D26F9" w:rsidRDefault="004C458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D9A9804" w14:textId="77777777" w:rsidR="00434F19" w:rsidRPr="001D26F9" w:rsidRDefault="004C458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Sin preguntas </w:t>
      </w:r>
      <w:r w:rsidRPr="001D26F9">
        <w:rPr>
          <w:rFonts w:ascii="Times New Roman" w:eastAsia="Times New Roman" w:hAnsi="Times New Roman" w:cs="Times New Roman"/>
          <w:color w:val="050505"/>
          <w:sz w:val="24"/>
          <w:szCs w:val="24"/>
          <w:highlight w:val="yellow"/>
          <w:lang w:eastAsia="es-MX"/>
        </w:rPr>
        <w:t>e</w:t>
      </w:r>
      <w:r w:rsidR="00434F19" w:rsidRPr="001D26F9">
        <w:rPr>
          <w:rFonts w:ascii="Times New Roman" w:eastAsia="Times New Roman" w:hAnsi="Times New Roman" w:cs="Times New Roman"/>
          <w:color w:val="050505"/>
          <w:sz w:val="24"/>
          <w:szCs w:val="24"/>
          <w:highlight w:val="yellow"/>
          <w:lang w:eastAsia="es-MX"/>
        </w:rPr>
        <w:t>l partido del trabajo considera  en rechazar por la junta de coordinación política los cuestionamientos a las cuatro quintas de la última etapa.</w:t>
      </w:r>
      <w:r w:rsidR="00434F19" w:rsidRPr="001D26F9">
        <w:rPr>
          <w:rFonts w:ascii="Times New Roman" w:eastAsia="Times New Roman" w:hAnsi="Times New Roman" w:cs="Times New Roman"/>
          <w:color w:val="050505"/>
          <w:sz w:val="24"/>
          <w:szCs w:val="24"/>
          <w:lang w:eastAsia="es-MX"/>
        </w:rPr>
        <w:t xml:space="preserve"> </w:t>
      </w:r>
    </w:p>
    <w:p w14:paraId="3EC6AD64"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6F6AA4B"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1FEFFEB4" w14:textId="1BEB666E" w:rsidR="00434F19"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550AF1BE"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sobre las consideraciones y retos que tiene la aspirante, sobre lo que enfrentará el INE en corto,</w:t>
      </w:r>
      <w:r w:rsidR="007965C4"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mediano y largo plazo y sus proyecciones qué tienes sobre las elecciones y la pandemia</w:t>
      </w:r>
      <w:r w:rsidR="000716BD" w:rsidRPr="001D26F9">
        <w:rPr>
          <w:rFonts w:ascii="Times New Roman" w:eastAsia="Times New Roman" w:hAnsi="Times New Roman" w:cs="Times New Roman"/>
          <w:color w:val="050505"/>
          <w:sz w:val="24"/>
          <w:szCs w:val="24"/>
          <w:lang w:eastAsia="es-MX"/>
        </w:rPr>
        <w:t>.</w:t>
      </w:r>
    </w:p>
    <w:p w14:paraId="1FE8E243" w14:textId="77777777" w:rsidR="0075536C" w:rsidRPr="001D26F9" w:rsidRDefault="0075536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43CEED2" w14:textId="77777777" w:rsidR="007965C4" w:rsidRPr="001D26F9" w:rsidRDefault="0075536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 xml:space="preserve">A veces como institutos electorales es muy difícil que se escuche  toda la problemática local que se tiene, creo que hasta ahora siempre hay cuestionamientos de distintos partidos sobre las decisiones que se </w:t>
      </w:r>
      <w:r w:rsidR="00BB57CB" w:rsidRPr="001D26F9">
        <w:rPr>
          <w:rFonts w:ascii="Times New Roman" w:eastAsia="Times New Roman" w:hAnsi="Times New Roman" w:cs="Times New Roman"/>
          <w:i/>
          <w:iCs/>
          <w:color w:val="050505"/>
          <w:sz w:val="24"/>
          <w:szCs w:val="24"/>
          <w:lang w:eastAsia="es-MX"/>
        </w:rPr>
        <w:t>toman, te</w:t>
      </w:r>
      <w:r w:rsidRPr="001D26F9">
        <w:rPr>
          <w:rFonts w:ascii="Times New Roman" w:eastAsia="Times New Roman" w:hAnsi="Times New Roman" w:cs="Times New Roman"/>
          <w:i/>
          <w:iCs/>
          <w:color w:val="050505"/>
          <w:sz w:val="24"/>
          <w:szCs w:val="24"/>
          <w:lang w:eastAsia="es-MX"/>
        </w:rPr>
        <w:t xml:space="preserve"> pido que tengan la seguridad que las decisiones que se </w:t>
      </w:r>
      <w:r w:rsidR="00455C0A" w:rsidRPr="001D26F9">
        <w:rPr>
          <w:rFonts w:ascii="Times New Roman" w:eastAsia="Times New Roman" w:hAnsi="Times New Roman" w:cs="Times New Roman"/>
          <w:i/>
          <w:iCs/>
          <w:color w:val="050505"/>
          <w:sz w:val="24"/>
          <w:szCs w:val="24"/>
          <w:lang w:eastAsia="es-MX"/>
        </w:rPr>
        <w:t>toman, se</w:t>
      </w:r>
      <w:r w:rsidRPr="001D26F9">
        <w:rPr>
          <w:rFonts w:ascii="Times New Roman" w:eastAsia="Times New Roman" w:hAnsi="Times New Roman" w:cs="Times New Roman"/>
          <w:i/>
          <w:iCs/>
          <w:color w:val="050505"/>
          <w:sz w:val="24"/>
          <w:szCs w:val="24"/>
          <w:lang w:eastAsia="es-MX"/>
        </w:rPr>
        <w:t xml:space="preserve"> toman y con base a la ley y </w:t>
      </w:r>
      <w:r w:rsidR="00455C0A" w:rsidRPr="001D26F9">
        <w:rPr>
          <w:rFonts w:ascii="Times New Roman" w:eastAsia="Times New Roman" w:hAnsi="Times New Roman" w:cs="Times New Roman"/>
          <w:i/>
          <w:iCs/>
          <w:color w:val="050505"/>
          <w:sz w:val="24"/>
          <w:szCs w:val="24"/>
          <w:lang w:eastAsia="es-MX"/>
        </w:rPr>
        <w:t>q</w:t>
      </w:r>
      <w:r w:rsidRPr="001D26F9">
        <w:rPr>
          <w:rFonts w:ascii="Times New Roman" w:eastAsia="Times New Roman" w:hAnsi="Times New Roman" w:cs="Times New Roman"/>
          <w:i/>
          <w:iCs/>
          <w:color w:val="050505"/>
          <w:sz w:val="24"/>
          <w:szCs w:val="24"/>
          <w:lang w:eastAsia="es-MX"/>
        </w:rPr>
        <w:t>ué es de manera igualitaria para todos.</w:t>
      </w:r>
    </w:p>
    <w:p w14:paraId="70A2B6E4" w14:textId="6A62D87F" w:rsidR="00434F19" w:rsidRPr="001D26F9" w:rsidRDefault="00434F1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D4F4968" w14:textId="639D5429" w:rsidR="00434F19" w:rsidRPr="001D26F9" w:rsidRDefault="00434F1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695666" w:rsidRPr="001D26F9">
        <w:rPr>
          <w:rFonts w:ascii="Times New Roman" w:eastAsia="Times New Roman" w:hAnsi="Times New Roman" w:cs="Times New Roman"/>
          <w:b/>
          <w:bCs/>
          <w:color w:val="050505"/>
          <w:sz w:val="24"/>
          <w:szCs w:val="24"/>
          <w:lang w:eastAsia="es-MX"/>
        </w:rPr>
        <w:t xml:space="preserve">Federal </w:t>
      </w:r>
      <w:r w:rsidRPr="001D26F9">
        <w:rPr>
          <w:rFonts w:ascii="Times New Roman" w:eastAsia="Times New Roman" w:hAnsi="Times New Roman" w:cs="Times New Roman"/>
          <w:b/>
          <w:bCs/>
          <w:color w:val="050505"/>
          <w:sz w:val="24"/>
          <w:szCs w:val="24"/>
          <w:lang w:eastAsia="es-MX"/>
        </w:rPr>
        <w:t xml:space="preserve">Juan Carlos Romero </w:t>
      </w:r>
      <w:r w:rsidR="007965C4" w:rsidRPr="001D26F9">
        <w:rPr>
          <w:rFonts w:ascii="Times New Roman" w:eastAsia="Times New Roman" w:hAnsi="Times New Roman" w:cs="Times New Roman"/>
          <w:b/>
          <w:bCs/>
          <w:color w:val="050505"/>
          <w:sz w:val="24"/>
          <w:szCs w:val="24"/>
          <w:lang w:eastAsia="es-MX"/>
        </w:rPr>
        <w:t>H</w:t>
      </w:r>
      <w:r w:rsidRPr="001D26F9">
        <w:rPr>
          <w:rFonts w:ascii="Times New Roman" w:eastAsia="Times New Roman" w:hAnsi="Times New Roman" w:cs="Times New Roman"/>
          <w:b/>
          <w:bCs/>
          <w:color w:val="050505"/>
          <w:sz w:val="24"/>
          <w:szCs w:val="24"/>
          <w:lang w:eastAsia="es-MX"/>
        </w:rPr>
        <w:t xml:space="preserve">icks </w:t>
      </w:r>
      <w:r w:rsidR="007965C4" w:rsidRPr="001D26F9">
        <w:rPr>
          <w:rFonts w:ascii="Times New Roman" w:eastAsia="Times New Roman" w:hAnsi="Times New Roman" w:cs="Times New Roman"/>
          <w:b/>
          <w:bCs/>
          <w:color w:val="050505"/>
          <w:sz w:val="24"/>
          <w:szCs w:val="24"/>
          <w:lang w:eastAsia="es-MX"/>
        </w:rPr>
        <w:t xml:space="preserve">PAN </w:t>
      </w:r>
    </w:p>
    <w:p w14:paraId="55BFE8EE"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E57DD9C" w14:textId="12AD535C" w:rsidR="00434F19" w:rsidRPr="001D26F9" w:rsidRDefault="007965C4"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Preguntas sobre la propuesta en materia de Educación cívica, para la estimulación de la democracia y  si tiene algo novedoso que proponer para el funcionamiento </w:t>
      </w:r>
      <w:r w:rsidR="00184F88">
        <w:rPr>
          <w:rFonts w:ascii="Times New Roman" w:eastAsia="Times New Roman" w:hAnsi="Times New Roman" w:cs="Times New Roman"/>
          <w:color w:val="050505"/>
          <w:sz w:val="24"/>
          <w:szCs w:val="24"/>
          <w:lang w:eastAsia="es-MX"/>
        </w:rPr>
        <w:t xml:space="preserve">del </w:t>
      </w:r>
      <w:r w:rsidRPr="001D26F9">
        <w:rPr>
          <w:rFonts w:ascii="Times New Roman" w:eastAsia="Times New Roman" w:hAnsi="Times New Roman" w:cs="Times New Roman"/>
          <w:color w:val="050505"/>
          <w:sz w:val="24"/>
          <w:szCs w:val="24"/>
          <w:lang w:eastAsia="es-MX"/>
        </w:rPr>
        <w:t>INE.</w:t>
      </w:r>
    </w:p>
    <w:p w14:paraId="4BDD79C5" w14:textId="77777777" w:rsidR="00FF6BC4" w:rsidRPr="001D26F9" w:rsidRDefault="00FF6BC4"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A955B14" w14:textId="77777777" w:rsidR="00FF6BC4" w:rsidRPr="001D26F9" w:rsidRDefault="00FF6BC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ED3BFF2" w14:textId="77777777" w:rsidR="00FF6BC4" w:rsidRPr="001D26F9" w:rsidRDefault="00FF6BC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Respuestas: </w:t>
      </w:r>
      <w:r w:rsidRPr="001D26F9">
        <w:rPr>
          <w:rFonts w:ascii="Times New Roman" w:eastAsia="Times New Roman" w:hAnsi="Times New Roman" w:cs="Times New Roman"/>
          <w:i/>
          <w:iCs/>
          <w:color w:val="050505"/>
          <w:sz w:val="24"/>
          <w:szCs w:val="24"/>
          <w:lang w:eastAsia="es-MX"/>
        </w:rPr>
        <w:t xml:space="preserve">En materia de Educación cívica, estuve dando  acompañamiento en la consulta infantil y los resultados son </w:t>
      </w:r>
      <w:r w:rsidR="000716BD" w:rsidRPr="001D26F9">
        <w:rPr>
          <w:rFonts w:ascii="Times New Roman" w:eastAsia="Times New Roman" w:hAnsi="Times New Roman" w:cs="Times New Roman"/>
          <w:i/>
          <w:iCs/>
          <w:color w:val="050505"/>
          <w:sz w:val="24"/>
          <w:szCs w:val="24"/>
          <w:lang w:eastAsia="es-MX"/>
        </w:rPr>
        <w:t>alarmantes, hay</w:t>
      </w:r>
      <w:r w:rsidRPr="001D26F9">
        <w:rPr>
          <w:rFonts w:ascii="Times New Roman" w:eastAsia="Times New Roman" w:hAnsi="Times New Roman" w:cs="Times New Roman"/>
          <w:i/>
          <w:iCs/>
          <w:color w:val="050505"/>
          <w:sz w:val="24"/>
          <w:szCs w:val="24"/>
          <w:lang w:eastAsia="es-MX"/>
        </w:rPr>
        <w:t xml:space="preserve"> un </w:t>
      </w:r>
      <w:r w:rsidR="000716BD" w:rsidRPr="001D26F9">
        <w:rPr>
          <w:rFonts w:ascii="Times New Roman" w:eastAsia="Times New Roman" w:hAnsi="Times New Roman" w:cs="Times New Roman"/>
          <w:i/>
          <w:iCs/>
          <w:color w:val="050505"/>
          <w:sz w:val="24"/>
          <w:szCs w:val="24"/>
          <w:lang w:eastAsia="es-MX"/>
        </w:rPr>
        <w:t>porcentaje</w:t>
      </w:r>
      <w:r w:rsidRPr="001D26F9">
        <w:rPr>
          <w:rFonts w:ascii="Times New Roman" w:eastAsia="Times New Roman" w:hAnsi="Times New Roman" w:cs="Times New Roman"/>
          <w:i/>
          <w:iCs/>
          <w:color w:val="050505"/>
          <w:sz w:val="24"/>
          <w:szCs w:val="24"/>
          <w:lang w:eastAsia="es-MX"/>
        </w:rPr>
        <w:t xml:space="preserve"> muy pequeño de niños y niñas que aspiran a participar en materia política y que no tienen confianza en las instituciones como los partidos políticos. Se tiene que llegar a </w:t>
      </w:r>
      <w:r w:rsidR="000716BD" w:rsidRPr="001D26F9">
        <w:rPr>
          <w:rFonts w:ascii="Times New Roman" w:eastAsia="Times New Roman" w:hAnsi="Times New Roman" w:cs="Times New Roman"/>
          <w:i/>
          <w:iCs/>
          <w:color w:val="050505"/>
          <w:sz w:val="24"/>
          <w:szCs w:val="24"/>
          <w:lang w:eastAsia="es-MX"/>
        </w:rPr>
        <w:t>ellos, no</w:t>
      </w:r>
      <w:r w:rsidRPr="001D26F9">
        <w:rPr>
          <w:rFonts w:ascii="Times New Roman" w:eastAsia="Times New Roman" w:hAnsi="Times New Roman" w:cs="Times New Roman"/>
          <w:i/>
          <w:iCs/>
          <w:color w:val="050505"/>
          <w:sz w:val="24"/>
          <w:szCs w:val="24"/>
          <w:lang w:eastAsia="es-MX"/>
        </w:rPr>
        <w:t xml:space="preserve"> sólo con estos </w:t>
      </w:r>
      <w:r w:rsidR="00BB57CB" w:rsidRPr="001D26F9">
        <w:rPr>
          <w:rFonts w:ascii="Times New Roman" w:eastAsia="Times New Roman" w:hAnsi="Times New Roman" w:cs="Times New Roman"/>
          <w:i/>
          <w:iCs/>
          <w:color w:val="050505"/>
          <w:sz w:val="24"/>
          <w:szCs w:val="24"/>
          <w:lang w:eastAsia="es-MX"/>
        </w:rPr>
        <w:t>talleres,</w:t>
      </w:r>
      <w:r w:rsidR="000716BD" w:rsidRPr="001D26F9">
        <w:rPr>
          <w:rFonts w:ascii="Times New Roman" w:eastAsia="Times New Roman" w:hAnsi="Times New Roman" w:cs="Times New Roman"/>
          <w:i/>
          <w:iCs/>
          <w:color w:val="050505"/>
          <w:sz w:val="24"/>
          <w:szCs w:val="24"/>
          <w:lang w:eastAsia="es-MX"/>
        </w:rPr>
        <w:t xml:space="preserve"> pues </w:t>
      </w:r>
      <w:r w:rsidRPr="001D26F9">
        <w:rPr>
          <w:rFonts w:ascii="Times New Roman" w:eastAsia="Times New Roman" w:hAnsi="Times New Roman" w:cs="Times New Roman"/>
          <w:i/>
          <w:iCs/>
          <w:color w:val="050505"/>
          <w:sz w:val="24"/>
          <w:szCs w:val="24"/>
          <w:lang w:eastAsia="es-MX"/>
        </w:rPr>
        <w:t xml:space="preserve">tiene que ver con la </w:t>
      </w:r>
      <w:r w:rsidR="000716BD" w:rsidRPr="001D26F9">
        <w:rPr>
          <w:rFonts w:ascii="Times New Roman" w:eastAsia="Times New Roman" w:hAnsi="Times New Roman" w:cs="Times New Roman"/>
          <w:i/>
          <w:iCs/>
          <w:color w:val="050505"/>
          <w:sz w:val="24"/>
          <w:szCs w:val="24"/>
          <w:lang w:eastAsia="es-MX"/>
        </w:rPr>
        <w:t>educación</w:t>
      </w:r>
      <w:r w:rsidRPr="001D26F9">
        <w:rPr>
          <w:rFonts w:ascii="Times New Roman" w:eastAsia="Times New Roman" w:hAnsi="Times New Roman" w:cs="Times New Roman"/>
          <w:i/>
          <w:iCs/>
          <w:color w:val="050505"/>
          <w:sz w:val="24"/>
          <w:szCs w:val="24"/>
          <w:lang w:eastAsia="es-MX"/>
        </w:rPr>
        <w:t xml:space="preserve"> que reciben. con los </w:t>
      </w:r>
      <w:r w:rsidR="000716BD" w:rsidRPr="001D26F9">
        <w:rPr>
          <w:rFonts w:ascii="Times New Roman" w:eastAsia="Times New Roman" w:hAnsi="Times New Roman" w:cs="Times New Roman"/>
          <w:i/>
          <w:iCs/>
          <w:color w:val="050505"/>
          <w:sz w:val="24"/>
          <w:szCs w:val="24"/>
          <w:lang w:eastAsia="es-MX"/>
        </w:rPr>
        <w:t>jóvenes</w:t>
      </w:r>
      <w:r w:rsidRPr="001D26F9">
        <w:rPr>
          <w:rFonts w:ascii="Times New Roman" w:eastAsia="Times New Roman" w:hAnsi="Times New Roman" w:cs="Times New Roman"/>
          <w:i/>
          <w:iCs/>
          <w:color w:val="050505"/>
          <w:sz w:val="24"/>
          <w:szCs w:val="24"/>
          <w:lang w:eastAsia="es-MX"/>
        </w:rPr>
        <w:t xml:space="preserve"> </w:t>
      </w:r>
      <w:r w:rsidR="000716BD" w:rsidRPr="001D26F9">
        <w:rPr>
          <w:rFonts w:ascii="Times New Roman" w:eastAsia="Times New Roman" w:hAnsi="Times New Roman" w:cs="Times New Roman"/>
          <w:i/>
          <w:iCs/>
          <w:color w:val="050505"/>
          <w:sz w:val="24"/>
          <w:szCs w:val="24"/>
          <w:lang w:eastAsia="es-MX"/>
        </w:rPr>
        <w:t>también</w:t>
      </w:r>
      <w:r w:rsidRPr="001D26F9">
        <w:rPr>
          <w:rFonts w:ascii="Times New Roman" w:eastAsia="Times New Roman" w:hAnsi="Times New Roman" w:cs="Times New Roman"/>
          <w:i/>
          <w:iCs/>
          <w:color w:val="050505"/>
          <w:sz w:val="24"/>
          <w:szCs w:val="24"/>
          <w:lang w:eastAsia="es-MX"/>
        </w:rPr>
        <w:t xml:space="preserve"> que tienen acceso a la </w:t>
      </w:r>
      <w:r w:rsidR="000716BD" w:rsidRPr="001D26F9">
        <w:rPr>
          <w:rFonts w:ascii="Times New Roman" w:eastAsia="Times New Roman" w:hAnsi="Times New Roman" w:cs="Times New Roman"/>
          <w:i/>
          <w:iCs/>
          <w:color w:val="050505"/>
          <w:sz w:val="24"/>
          <w:szCs w:val="24"/>
          <w:lang w:eastAsia="es-MX"/>
        </w:rPr>
        <w:t>información</w:t>
      </w:r>
      <w:r w:rsidRPr="001D26F9">
        <w:rPr>
          <w:rFonts w:ascii="Times New Roman" w:eastAsia="Times New Roman" w:hAnsi="Times New Roman" w:cs="Times New Roman"/>
          <w:i/>
          <w:iCs/>
          <w:color w:val="050505"/>
          <w:sz w:val="24"/>
          <w:szCs w:val="24"/>
          <w:lang w:eastAsia="es-MX"/>
        </w:rPr>
        <w:t xml:space="preserve"> muy </w:t>
      </w:r>
      <w:r w:rsidR="000716BD" w:rsidRPr="001D26F9">
        <w:rPr>
          <w:rFonts w:ascii="Times New Roman" w:eastAsia="Times New Roman" w:hAnsi="Times New Roman" w:cs="Times New Roman"/>
          <w:i/>
          <w:iCs/>
          <w:color w:val="050505"/>
          <w:sz w:val="24"/>
          <w:szCs w:val="24"/>
          <w:lang w:eastAsia="es-MX"/>
        </w:rPr>
        <w:t>rápida</w:t>
      </w:r>
      <w:r w:rsidRPr="001D26F9">
        <w:rPr>
          <w:rFonts w:ascii="Times New Roman" w:eastAsia="Times New Roman" w:hAnsi="Times New Roman" w:cs="Times New Roman"/>
          <w:i/>
          <w:iCs/>
          <w:color w:val="050505"/>
          <w:sz w:val="24"/>
          <w:szCs w:val="24"/>
          <w:lang w:eastAsia="es-MX"/>
        </w:rPr>
        <w:t xml:space="preserve"> pero que no se sienten identificados con estas instituciones.</w:t>
      </w:r>
    </w:p>
    <w:p w14:paraId="3C776ACD"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C4903AD" w14:textId="77777777"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Mario Delgado Carrillo  coordinador parlamentario </w:t>
      </w:r>
      <w:r w:rsidR="007965C4" w:rsidRPr="001D26F9">
        <w:rPr>
          <w:rFonts w:ascii="Times New Roman" w:eastAsia="Times New Roman" w:hAnsi="Times New Roman" w:cs="Times New Roman"/>
          <w:b/>
          <w:bCs/>
          <w:color w:val="050505"/>
          <w:sz w:val="24"/>
          <w:szCs w:val="24"/>
          <w:lang w:eastAsia="es-MX"/>
        </w:rPr>
        <w:t>MORENA</w:t>
      </w:r>
      <w:r w:rsidR="007965C4" w:rsidRPr="001D26F9">
        <w:rPr>
          <w:rFonts w:ascii="Times New Roman" w:eastAsia="Times New Roman" w:hAnsi="Times New Roman" w:cs="Times New Roman"/>
          <w:color w:val="050505"/>
          <w:sz w:val="24"/>
          <w:szCs w:val="24"/>
          <w:lang w:eastAsia="es-MX"/>
        </w:rPr>
        <w:t xml:space="preserve"> </w:t>
      </w:r>
    </w:p>
    <w:p w14:paraId="281EEF72" w14:textId="19E5B168" w:rsidR="00434F19" w:rsidRPr="001D26F9" w:rsidRDefault="00434F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w:t>
      </w:r>
      <w:r w:rsidR="000C736C" w:rsidRPr="001D26F9">
        <w:rPr>
          <w:rFonts w:ascii="Times New Roman" w:eastAsia="Times New Roman" w:hAnsi="Times New Roman" w:cs="Times New Roman"/>
          <w:color w:val="050505"/>
          <w:sz w:val="24"/>
          <w:szCs w:val="24"/>
          <w:lang w:eastAsia="es-MX"/>
        </w:rPr>
        <w:t xml:space="preserve">ropone </w:t>
      </w:r>
      <w:r w:rsidRPr="001D26F9">
        <w:rPr>
          <w:rFonts w:ascii="Times New Roman" w:eastAsia="Times New Roman" w:hAnsi="Times New Roman" w:cs="Times New Roman"/>
          <w:color w:val="050505"/>
          <w:sz w:val="24"/>
          <w:szCs w:val="24"/>
          <w:lang w:eastAsia="es-MX"/>
        </w:rPr>
        <w:t xml:space="preserve"> un comentario acerca del ensayo que hizo </w:t>
      </w:r>
      <w:r w:rsidR="000C736C" w:rsidRPr="001D26F9">
        <w:rPr>
          <w:rFonts w:ascii="Times New Roman" w:eastAsia="Times New Roman" w:hAnsi="Times New Roman" w:cs="Times New Roman"/>
          <w:color w:val="050505"/>
          <w:sz w:val="24"/>
          <w:szCs w:val="24"/>
          <w:lang w:eastAsia="es-MX"/>
        </w:rPr>
        <w:t>el aspirante  entorno</w:t>
      </w:r>
      <w:r w:rsidRPr="001D26F9">
        <w:rPr>
          <w:rFonts w:ascii="Times New Roman" w:eastAsia="Times New Roman" w:hAnsi="Times New Roman" w:cs="Times New Roman"/>
          <w:color w:val="050505"/>
          <w:sz w:val="24"/>
          <w:szCs w:val="24"/>
          <w:lang w:eastAsia="es-MX"/>
        </w:rPr>
        <w:t xml:space="preserve"> que las remuneraciones no rebasen lo que gane el presidente de la </w:t>
      </w:r>
      <w:r w:rsidR="000C736C" w:rsidRPr="001D26F9">
        <w:rPr>
          <w:rFonts w:ascii="Times New Roman" w:eastAsia="Times New Roman" w:hAnsi="Times New Roman" w:cs="Times New Roman"/>
          <w:color w:val="050505"/>
          <w:sz w:val="24"/>
          <w:szCs w:val="24"/>
          <w:lang w:eastAsia="es-MX"/>
        </w:rPr>
        <w:t>república.</w:t>
      </w:r>
      <w:r w:rsidRPr="001D26F9">
        <w:rPr>
          <w:rFonts w:ascii="Times New Roman" w:eastAsia="Times New Roman" w:hAnsi="Times New Roman" w:cs="Times New Roman"/>
          <w:color w:val="050505"/>
          <w:sz w:val="24"/>
          <w:szCs w:val="24"/>
          <w:lang w:eastAsia="es-MX"/>
        </w:rPr>
        <w:t xml:space="preserve"> Y pide una experiencia personal en su calidad de consejera en Oaxaca, donde no haya coincidido con la decisión de la mayoría porque usted sintió algo mejor que </w:t>
      </w:r>
      <w:r w:rsidR="00BB57CB" w:rsidRPr="001D26F9">
        <w:rPr>
          <w:rFonts w:ascii="Times New Roman" w:eastAsia="Times New Roman" w:hAnsi="Times New Roman" w:cs="Times New Roman"/>
          <w:color w:val="050505"/>
          <w:sz w:val="24"/>
          <w:szCs w:val="24"/>
          <w:lang w:eastAsia="es-MX"/>
        </w:rPr>
        <w:t>en</w:t>
      </w:r>
      <w:r w:rsidRPr="001D26F9">
        <w:rPr>
          <w:rFonts w:ascii="Times New Roman" w:eastAsia="Times New Roman" w:hAnsi="Times New Roman" w:cs="Times New Roman"/>
          <w:color w:val="050505"/>
          <w:sz w:val="24"/>
          <w:szCs w:val="24"/>
          <w:lang w:eastAsia="es-MX"/>
        </w:rPr>
        <w:t xml:space="preserve"> un avancé para la democracia.</w:t>
      </w:r>
    </w:p>
    <w:p w14:paraId="45D4BBF6" w14:textId="77777777" w:rsidR="007965C4" w:rsidRPr="001D26F9" w:rsidRDefault="007965C4"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D3B9427" w14:textId="77777777" w:rsidR="000C736C" w:rsidRPr="001D26F9" w:rsidRDefault="000C736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 xml:space="preserve">tuve una  experiencia en desacuerdo con mi consejo, en caso de violencia política en razón de </w:t>
      </w:r>
      <w:r w:rsidR="00BB57CB" w:rsidRPr="001D26F9">
        <w:rPr>
          <w:rFonts w:ascii="Times New Roman" w:eastAsia="Times New Roman" w:hAnsi="Times New Roman" w:cs="Times New Roman"/>
          <w:i/>
          <w:iCs/>
          <w:color w:val="050505"/>
          <w:sz w:val="24"/>
          <w:szCs w:val="24"/>
          <w:lang w:eastAsia="es-MX"/>
        </w:rPr>
        <w:t>género, que</w:t>
      </w:r>
      <w:r w:rsidRPr="001D26F9">
        <w:rPr>
          <w:rFonts w:ascii="Times New Roman" w:eastAsia="Times New Roman" w:hAnsi="Times New Roman" w:cs="Times New Roman"/>
          <w:i/>
          <w:iCs/>
          <w:color w:val="050505"/>
          <w:sz w:val="24"/>
          <w:szCs w:val="24"/>
          <w:lang w:eastAsia="es-MX"/>
        </w:rPr>
        <w:t xml:space="preserve"> se </w:t>
      </w:r>
      <w:r w:rsidR="00BB57CB" w:rsidRPr="001D26F9">
        <w:rPr>
          <w:rFonts w:ascii="Times New Roman" w:eastAsia="Times New Roman" w:hAnsi="Times New Roman" w:cs="Times New Roman"/>
          <w:i/>
          <w:iCs/>
          <w:color w:val="050505"/>
          <w:sz w:val="24"/>
          <w:szCs w:val="24"/>
          <w:lang w:eastAsia="es-MX"/>
        </w:rPr>
        <w:t>llegó</w:t>
      </w:r>
      <w:r w:rsidRPr="001D26F9">
        <w:rPr>
          <w:rFonts w:ascii="Times New Roman" w:eastAsia="Times New Roman" w:hAnsi="Times New Roman" w:cs="Times New Roman"/>
          <w:i/>
          <w:iCs/>
          <w:color w:val="050505"/>
          <w:sz w:val="24"/>
          <w:szCs w:val="24"/>
          <w:lang w:eastAsia="es-MX"/>
        </w:rPr>
        <w:t xml:space="preserve"> una queja al </w:t>
      </w:r>
      <w:r w:rsidR="00BB57CB" w:rsidRPr="001D26F9">
        <w:rPr>
          <w:rFonts w:ascii="Times New Roman" w:eastAsia="Times New Roman" w:hAnsi="Times New Roman" w:cs="Times New Roman"/>
          <w:i/>
          <w:iCs/>
          <w:color w:val="050505"/>
          <w:sz w:val="24"/>
          <w:szCs w:val="24"/>
          <w:lang w:eastAsia="es-MX"/>
        </w:rPr>
        <w:t>instituto, que</w:t>
      </w:r>
      <w:r w:rsidRPr="001D26F9">
        <w:rPr>
          <w:rFonts w:ascii="Times New Roman" w:eastAsia="Times New Roman" w:hAnsi="Times New Roman" w:cs="Times New Roman"/>
          <w:i/>
          <w:iCs/>
          <w:color w:val="050505"/>
          <w:sz w:val="24"/>
          <w:szCs w:val="24"/>
          <w:lang w:eastAsia="es-MX"/>
        </w:rPr>
        <w:t xml:space="preserve"> no se quisieron aplicar de forma retroactiva las siguientes reformas y yo estuve en contra de ese proyecto, presentando un voto  particular que </w:t>
      </w:r>
      <w:r w:rsidR="00BB57CB" w:rsidRPr="001D26F9">
        <w:rPr>
          <w:rFonts w:ascii="Times New Roman" w:eastAsia="Times New Roman" w:hAnsi="Times New Roman" w:cs="Times New Roman"/>
          <w:i/>
          <w:iCs/>
          <w:color w:val="050505"/>
          <w:sz w:val="24"/>
          <w:szCs w:val="24"/>
          <w:lang w:eastAsia="es-MX"/>
        </w:rPr>
        <w:t>aún</w:t>
      </w:r>
      <w:r w:rsidRPr="001D26F9">
        <w:rPr>
          <w:rFonts w:ascii="Times New Roman" w:eastAsia="Times New Roman" w:hAnsi="Times New Roman" w:cs="Times New Roman"/>
          <w:i/>
          <w:iCs/>
          <w:color w:val="050505"/>
          <w:sz w:val="24"/>
          <w:szCs w:val="24"/>
          <w:lang w:eastAsia="es-MX"/>
        </w:rPr>
        <w:t xml:space="preserve"> se </w:t>
      </w:r>
      <w:r w:rsidR="00BB57CB" w:rsidRPr="001D26F9">
        <w:rPr>
          <w:rFonts w:ascii="Times New Roman" w:eastAsia="Times New Roman" w:hAnsi="Times New Roman" w:cs="Times New Roman"/>
          <w:i/>
          <w:iCs/>
          <w:color w:val="050505"/>
          <w:sz w:val="24"/>
          <w:szCs w:val="24"/>
          <w:lang w:eastAsia="es-MX"/>
        </w:rPr>
        <w:t>está</w:t>
      </w:r>
      <w:r w:rsidRPr="001D26F9">
        <w:rPr>
          <w:rFonts w:ascii="Times New Roman" w:eastAsia="Times New Roman" w:hAnsi="Times New Roman" w:cs="Times New Roman"/>
          <w:i/>
          <w:iCs/>
          <w:color w:val="050505"/>
          <w:sz w:val="24"/>
          <w:szCs w:val="24"/>
          <w:lang w:eastAsia="es-MX"/>
        </w:rPr>
        <w:t xml:space="preserve"> discutiendo.</w:t>
      </w:r>
    </w:p>
    <w:p w14:paraId="41AF5018" w14:textId="77777777" w:rsidR="00BB57CB" w:rsidRPr="001D26F9" w:rsidRDefault="00BB57C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DA07DD5" w14:textId="18DCB11A" w:rsidR="00BB57CB" w:rsidRPr="001D26F9" w:rsidRDefault="00BB57C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10861C6"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99B931E"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067A37E" w14:textId="2A289BBE"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929B07D"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158501B3" w14:textId="0B2A37C6" w:rsidR="00275F10" w:rsidRPr="001D26F9" w:rsidRDefault="00275F1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275F10">
        <w:rPr>
          <w:rFonts w:ascii="Times New Roman" w:eastAsia="Times New Roman" w:hAnsi="Times New Roman" w:cs="Times New Roman"/>
          <w:noProof/>
          <w:color w:val="050505"/>
          <w:sz w:val="24"/>
          <w:szCs w:val="24"/>
          <w:lang w:eastAsia="es-MX"/>
        </w:rPr>
        <w:lastRenderedPageBreak/>
        <w:drawing>
          <wp:anchor distT="0" distB="0" distL="114300" distR="114300" simplePos="0" relativeHeight="251658240" behindDoc="0" locked="0" layoutInCell="1" allowOverlap="1" wp14:anchorId="237F7A52" wp14:editId="6DAA5143">
            <wp:simplePos x="0" y="0"/>
            <wp:positionH relativeFrom="margin">
              <wp:align>center</wp:align>
            </wp:positionH>
            <wp:positionV relativeFrom="margin">
              <wp:posOffset>-1161</wp:posOffset>
            </wp:positionV>
            <wp:extent cx="2849586" cy="2849586"/>
            <wp:effectExtent l="0" t="0" r="8255" b="8255"/>
            <wp:wrapTopAndBottom/>
            <wp:docPr id="3074" name="Picture 2" descr="La pobreza es para unos cuantos… en cambio sueldazos del CEEPAC ...">
              <a:extLst xmlns:a="http://schemas.openxmlformats.org/drawingml/2006/main">
                <a:ext uri="{FF2B5EF4-FFF2-40B4-BE49-F238E27FC236}">
                  <a16:creationId xmlns:a16="http://schemas.microsoft.com/office/drawing/2014/main" id="{A23063ED-7C85-4F9B-838A-ECEC7936D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La pobreza es para unos cuantos… en cambio sueldazos del CEEPAC ...">
                      <a:extLst>
                        <a:ext uri="{FF2B5EF4-FFF2-40B4-BE49-F238E27FC236}">
                          <a16:creationId xmlns:a16="http://schemas.microsoft.com/office/drawing/2014/main" id="{A23063ED-7C85-4F9B-838A-ECEC7936D417}"/>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r="1" b="1"/>
                    <a:stretch/>
                  </pic:blipFill>
                  <pic:spPr bwMode="auto">
                    <a:xfrm>
                      <a:off x="0" y="0"/>
                      <a:ext cx="2849586" cy="2849586"/>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6AD102C8" w14:textId="1D3FB984" w:rsidR="00F72269" w:rsidRPr="001D26F9" w:rsidRDefault="00F72269" w:rsidP="00275F10">
      <w:pPr>
        <w:pStyle w:val="Ttulo2"/>
        <w:jc w:val="center"/>
        <w:rPr>
          <w:rFonts w:ascii="Times New Roman" w:eastAsia="Times New Roman" w:hAnsi="Times New Roman" w:cs="Times New Roman"/>
          <w:sz w:val="24"/>
          <w:szCs w:val="24"/>
          <w:lang w:eastAsia="es-MX"/>
        </w:rPr>
      </w:pPr>
      <w:bookmarkStart w:id="2" w:name="_Toc46286613"/>
      <w:r w:rsidRPr="001D26F9">
        <w:rPr>
          <w:rFonts w:ascii="Times New Roman" w:eastAsia="Times New Roman" w:hAnsi="Times New Roman" w:cs="Times New Roman"/>
          <w:sz w:val="24"/>
          <w:szCs w:val="24"/>
          <w:lang w:eastAsia="es-MX"/>
        </w:rPr>
        <w:t>José Martín Fernando Faz Mora</w:t>
      </w:r>
      <w:bookmarkEnd w:id="2"/>
    </w:p>
    <w:p w14:paraId="6F6493D6" w14:textId="1B74540A"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Trayectoria</w:t>
      </w:r>
    </w:p>
    <w:p w14:paraId="00886937" w14:textId="40D5651B"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30 años en relación con el tema electoral, por el activismo de los derechos humanos. Particip</w:t>
      </w:r>
      <w:r w:rsidR="0049668A" w:rsidRPr="001D26F9">
        <w:rPr>
          <w:rFonts w:ascii="Times New Roman" w:eastAsia="Times New Roman" w:hAnsi="Times New Roman" w:cs="Times New Roman"/>
          <w:color w:val="050505"/>
          <w:sz w:val="24"/>
          <w:szCs w:val="24"/>
          <w:lang w:eastAsia="es-MX"/>
        </w:rPr>
        <w:t>o</w:t>
      </w:r>
      <w:r w:rsidRPr="001D26F9">
        <w:rPr>
          <w:rFonts w:ascii="Times New Roman" w:eastAsia="Times New Roman" w:hAnsi="Times New Roman" w:cs="Times New Roman"/>
          <w:color w:val="050505"/>
          <w:sz w:val="24"/>
          <w:szCs w:val="24"/>
          <w:lang w:eastAsia="es-MX"/>
        </w:rPr>
        <w:t xml:space="preserve">  en ese tipo de luchas en San Luis Potosí, cómo </w:t>
      </w:r>
      <w:r w:rsidR="0049668A" w:rsidRPr="001D26F9">
        <w:rPr>
          <w:rFonts w:ascii="Times New Roman" w:eastAsia="Times New Roman" w:hAnsi="Times New Roman" w:cs="Times New Roman"/>
          <w:color w:val="050505"/>
          <w:sz w:val="24"/>
          <w:szCs w:val="24"/>
          <w:lang w:eastAsia="es-MX"/>
        </w:rPr>
        <w:t xml:space="preserve">observador  </w:t>
      </w:r>
      <w:r w:rsidRPr="001D26F9">
        <w:rPr>
          <w:rFonts w:ascii="Times New Roman" w:eastAsia="Times New Roman" w:hAnsi="Times New Roman" w:cs="Times New Roman"/>
          <w:color w:val="050505"/>
          <w:sz w:val="24"/>
          <w:szCs w:val="24"/>
          <w:lang w:eastAsia="es-MX"/>
        </w:rPr>
        <w:t xml:space="preserve"> electoral en varios estados. En 1999 fu</w:t>
      </w:r>
      <w:r w:rsidR="0049668A" w:rsidRPr="001D26F9">
        <w:rPr>
          <w:rFonts w:ascii="Times New Roman" w:eastAsia="Times New Roman" w:hAnsi="Times New Roman" w:cs="Times New Roman"/>
          <w:color w:val="050505"/>
          <w:sz w:val="24"/>
          <w:szCs w:val="24"/>
          <w:lang w:eastAsia="es-MX"/>
        </w:rPr>
        <w:t>e</w:t>
      </w:r>
      <w:r w:rsidRPr="001D26F9">
        <w:rPr>
          <w:rFonts w:ascii="Times New Roman" w:eastAsia="Times New Roman" w:hAnsi="Times New Roman" w:cs="Times New Roman"/>
          <w:color w:val="050505"/>
          <w:sz w:val="24"/>
          <w:szCs w:val="24"/>
          <w:lang w:eastAsia="es-MX"/>
        </w:rPr>
        <w:t xml:space="preserve"> designado como consejero del IFE en San Luis Potosí y en 2012 también fu</w:t>
      </w:r>
      <w:r w:rsidR="0049668A" w:rsidRPr="001D26F9">
        <w:rPr>
          <w:rFonts w:ascii="Times New Roman" w:eastAsia="Times New Roman" w:hAnsi="Times New Roman" w:cs="Times New Roman"/>
          <w:color w:val="050505"/>
          <w:sz w:val="24"/>
          <w:szCs w:val="24"/>
          <w:lang w:eastAsia="es-MX"/>
        </w:rPr>
        <w:t>e</w:t>
      </w:r>
      <w:r w:rsidRPr="001D26F9">
        <w:rPr>
          <w:rFonts w:ascii="Times New Roman" w:eastAsia="Times New Roman" w:hAnsi="Times New Roman" w:cs="Times New Roman"/>
          <w:color w:val="050505"/>
          <w:sz w:val="24"/>
          <w:szCs w:val="24"/>
          <w:lang w:eastAsia="es-MX"/>
        </w:rPr>
        <w:t xml:space="preserve"> consejero. </w:t>
      </w:r>
      <w:r w:rsidR="003B0AA4">
        <w:rPr>
          <w:rFonts w:ascii="Times New Roman" w:eastAsia="Times New Roman" w:hAnsi="Times New Roman" w:cs="Times New Roman"/>
          <w:color w:val="050505"/>
          <w:sz w:val="24"/>
          <w:szCs w:val="24"/>
          <w:lang w:eastAsia="es-MX"/>
        </w:rPr>
        <w:t xml:space="preserve"> </w:t>
      </w:r>
    </w:p>
    <w:p w14:paraId="0C3908D3" w14:textId="77777777" w:rsidR="00F72269" w:rsidRPr="001D26F9" w:rsidRDefault="0049668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Visión de INE </w:t>
      </w:r>
    </w:p>
    <w:p w14:paraId="03142FB8" w14:textId="77777777" w:rsidR="00BB57CB"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eh sido  partícipe de la lucha para la evolución del INE, desde la trinchera de la sociedad civil como funcionario electoral, mi </w:t>
      </w:r>
      <w:r w:rsidR="00CB6C4F" w:rsidRPr="001D26F9">
        <w:rPr>
          <w:rFonts w:ascii="Times New Roman" w:eastAsia="Times New Roman" w:hAnsi="Times New Roman" w:cs="Times New Roman"/>
          <w:color w:val="050505"/>
          <w:sz w:val="24"/>
          <w:szCs w:val="24"/>
          <w:lang w:eastAsia="es-MX"/>
        </w:rPr>
        <w:t>visión</w:t>
      </w:r>
      <w:r w:rsidRPr="001D26F9">
        <w:rPr>
          <w:rFonts w:ascii="Times New Roman" w:eastAsia="Times New Roman" w:hAnsi="Times New Roman" w:cs="Times New Roman"/>
          <w:color w:val="050505"/>
          <w:sz w:val="24"/>
          <w:szCs w:val="24"/>
          <w:lang w:eastAsia="es-MX"/>
        </w:rPr>
        <w:t xml:space="preserve"> del INE </w:t>
      </w:r>
      <w:r w:rsidR="00CB6C4F" w:rsidRPr="001D26F9">
        <w:rPr>
          <w:rFonts w:ascii="Times New Roman" w:eastAsia="Times New Roman" w:hAnsi="Times New Roman" w:cs="Times New Roman"/>
          <w:color w:val="050505"/>
          <w:sz w:val="24"/>
          <w:szCs w:val="24"/>
          <w:lang w:eastAsia="es-MX"/>
        </w:rPr>
        <w:t>está</w:t>
      </w:r>
      <w:r w:rsidRPr="001D26F9">
        <w:rPr>
          <w:rFonts w:ascii="Times New Roman" w:eastAsia="Times New Roman" w:hAnsi="Times New Roman" w:cs="Times New Roman"/>
          <w:color w:val="050505"/>
          <w:sz w:val="24"/>
          <w:szCs w:val="24"/>
          <w:lang w:eastAsia="es-MX"/>
        </w:rPr>
        <w:t xml:space="preserve"> enfocada en los logros, en materia de haber diseñado una función electoral más técnica y operativa gracias al desarrollo del SPNE (servicio profesional nacional electoral), y desde luego el diseño institucional que lo convirtió en autónomo y que le ha dado a esta particularidad al INE de autonomía y que le hace fuerte.</w:t>
      </w:r>
    </w:p>
    <w:p w14:paraId="38775324"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el INE enfrenta una serie de retos algunos coyunturales y otros de carácter institucional, qué son importantes de </w:t>
      </w:r>
      <w:r w:rsidR="0049668A" w:rsidRPr="001D26F9">
        <w:rPr>
          <w:rFonts w:ascii="Times New Roman" w:eastAsia="Times New Roman" w:hAnsi="Times New Roman" w:cs="Times New Roman"/>
          <w:color w:val="050505"/>
          <w:sz w:val="24"/>
          <w:szCs w:val="24"/>
          <w:lang w:eastAsia="es-MX"/>
        </w:rPr>
        <w:t>a</w:t>
      </w:r>
      <w:r w:rsidRPr="001D26F9">
        <w:rPr>
          <w:rFonts w:ascii="Times New Roman" w:eastAsia="Times New Roman" w:hAnsi="Times New Roman" w:cs="Times New Roman"/>
          <w:color w:val="050505"/>
          <w:sz w:val="24"/>
          <w:szCs w:val="24"/>
          <w:lang w:eastAsia="es-MX"/>
        </w:rPr>
        <w:t>borda</w:t>
      </w:r>
      <w:r w:rsidR="0049668A" w:rsidRPr="001D26F9">
        <w:rPr>
          <w:rFonts w:ascii="Times New Roman" w:eastAsia="Times New Roman" w:hAnsi="Times New Roman" w:cs="Times New Roman"/>
          <w:color w:val="050505"/>
          <w:sz w:val="24"/>
          <w:szCs w:val="24"/>
          <w:lang w:eastAsia="es-MX"/>
        </w:rPr>
        <w:t>r</w:t>
      </w:r>
      <w:r w:rsidRPr="001D26F9">
        <w:rPr>
          <w:rFonts w:ascii="Times New Roman" w:eastAsia="Times New Roman" w:hAnsi="Times New Roman" w:cs="Times New Roman"/>
          <w:color w:val="050505"/>
          <w:sz w:val="24"/>
          <w:szCs w:val="24"/>
          <w:lang w:eastAsia="es-MX"/>
        </w:rPr>
        <w:t>.</w:t>
      </w:r>
    </w:p>
    <w:p w14:paraId="54BD4B22" w14:textId="77777777" w:rsidR="00272BDB" w:rsidRPr="001D26F9" w:rsidRDefault="00272BDB" w:rsidP="00FA5A50">
      <w:pPr>
        <w:jc w:val="both"/>
        <w:rPr>
          <w:rFonts w:ascii="Times New Roman" w:hAnsi="Times New Roman" w:cs="Times New Roman"/>
          <w:sz w:val="24"/>
          <w:szCs w:val="24"/>
        </w:rPr>
      </w:pPr>
    </w:p>
    <w:p w14:paraId="7CF82F3D" w14:textId="4308DDD9" w:rsidR="00A315DB" w:rsidRPr="001D26F9" w:rsidRDefault="00A315DB" w:rsidP="00FA5A50">
      <w:pPr>
        <w:jc w:val="both"/>
        <w:rPr>
          <w:rFonts w:ascii="Times New Roman" w:hAnsi="Times New Roman" w:cs="Times New Roman"/>
          <w:sz w:val="24"/>
          <w:szCs w:val="24"/>
        </w:rPr>
      </w:pPr>
    </w:p>
    <w:p w14:paraId="463393E4" w14:textId="43BD654C" w:rsidR="005C4F48" w:rsidRPr="001D26F9" w:rsidRDefault="005C4F48" w:rsidP="00FA5A50">
      <w:pPr>
        <w:jc w:val="both"/>
        <w:rPr>
          <w:rFonts w:ascii="Times New Roman" w:hAnsi="Times New Roman" w:cs="Times New Roman"/>
          <w:sz w:val="24"/>
          <w:szCs w:val="24"/>
        </w:rPr>
      </w:pPr>
    </w:p>
    <w:p w14:paraId="53E3FBC9" w14:textId="39A69048" w:rsidR="005C4F48" w:rsidRPr="001D26F9" w:rsidRDefault="00211DFA" w:rsidP="00FA5A50">
      <w:pPr>
        <w:jc w:val="both"/>
        <w:rPr>
          <w:rFonts w:ascii="Times New Roman" w:hAnsi="Times New Roman" w:cs="Times New Roman"/>
          <w:sz w:val="24"/>
          <w:szCs w:val="24"/>
        </w:rPr>
      </w:pPr>
      <w:r>
        <w:rPr>
          <w:rFonts w:ascii="Times New Roman" w:hAnsi="Times New Roman" w:cs="Times New Roman"/>
          <w:sz w:val="24"/>
          <w:szCs w:val="24"/>
        </w:rPr>
        <w:tab/>
      </w:r>
    </w:p>
    <w:p w14:paraId="4E984CB4" w14:textId="43C38004" w:rsidR="005C4F48" w:rsidRPr="001D26F9" w:rsidRDefault="005C4F48" w:rsidP="00FA5A50">
      <w:pPr>
        <w:jc w:val="both"/>
        <w:rPr>
          <w:rFonts w:ascii="Times New Roman" w:hAnsi="Times New Roman" w:cs="Times New Roman"/>
          <w:sz w:val="24"/>
          <w:szCs w:val="24"/>
        </w:rPr>
      </w:pPr>
    </w:p>
    <w:p w14:paraId="3E12DF23" w14:textId="750718B4" w:rsidR="005C4F48" w:rsidRPr="001D26F9" w:rsidRDefault="005C4F48" w:rsidP="00FA5A50">
      <w:pPr>
        <w:jc w:val="both"/>
        <w:rPr>
          <w:rFonts w:ascii="Times New Roman" w:hAnsi="Times New Roman" w:cs="Times New Roman"/>
          <w:sz w:val="24"/>
          <w:szCs w:val="24"/>
        </w:rPr>
      </w:pPr>
    </w:p>
    <w:p w14:paraId="2C4BAD2C" w14:textId="6E3F4D85" w:rsidR="005C4F48" w:rsidRPr="001D26F9" w:rsidRDefault="005C4F48" w:rsidP="00FA5A50">
      <w:pPr>
        <w:jc w:val="both"/>
        <w:rPr>
          <w:rFonts w:ascii="Times New Roman" w:hAnsi="Times New Roman" w:cs="Times New Roman"/>
          <w:sz w:val="24"/>
          <w:szCs w:val="24"/>
        </w:rPr>
      </w:pPr>
    </w:p>
    <w:p w14:paraId="0D8DCDAC" w14:textId="1417F7C2" w:rsidR="005C4F48" w:rsidRPr="001D26F9" w:rsidRDefault="005C4F48" w:rsidP="00FA5A50">
      <w:pPr>
        <w:jc w:val="both"/>
        <w:rPr>
          <w:rFonts w:ascii="Times New Roman" w:hAnsi="Times New Roman" w:cs="Times New Roman"/>
          <w:sz w:val="24"/>
          <w:szCs w:val="24"/>
        </w:rPr>
      </w:pPr>
    </w:p>
    <w:p w14:paraId="768890C2" w14:textId="70266706" w:rsidR="005C4F48" w:rsidRPr="001D26F9" w:rsidRDefault="005C4F48" w:rsidP="00FA5A50">
      <w:pPr>
        <w:jc w:val="both"/>
        <w:rPr>
          <w:rFonts w:ascii="Times New Roman" w:hAnsi="Times New Roman" w:cs="Times New Roman"/>
          <w:sz w:val="24"/>
          <w:szCs w:val="24"/>
        </w:rPr>
      </w:pPr>
    </w:p>
    <w:p w14:paraId="3CA6B9EF" w14:textId="6337CAD5" w:rsidR="005C4F48" w:rsidRPr="001D26F9" w:rsidRDefault="005C4F48" w:rsidP="00FA5A50">
      <w:pPr>
        <w:jc w:val="both"/>
        <w:rPr>
          <w:rFonts w:ascii="Times New Roman" w:hAnsi="Times New Roman" w:cs="Times New Roman"/>
          <w:sz w:val="24"/>
          <w:szCs w:val="24"/>
        </w:rPr>
      </w:pPr>
    </w:p>
    <w:p w14:paraId="583939D5"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66C9831" w14:textId="77777777" w:rsidR="00A315DB" w:rsidRPr="001D26F9" w:rsidRDefault="00F7226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Verónica Juárez Piña PRD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oordinadora </w:t>
      </w:r>
      <w:r w:rsidR="001E7D4F" w:rsidRPr="001D26F9">
        <w:rPr>
          <w:rFonts w:ascii="Times New Roman" w:eastAsia="Times New Roman" w:hAnsi="Times New Roman" w:cs="Times New Roman"/>
          <w:b/>
          <w:bCs/>
          <w:color w:val="050505"/>
          <w:sz w:val="24"/>
          <w:szCs w:val="24"/>
          <w:lang w:eastAsia="es-MX"/>
        </w:rPr>
        <w:t>P</w:t>
      </w:r>
      <w:r w:rsidRPr="001D26F9">
        <w:rPr>
          <w:rFonts w:ascii="Times New Roman" w:eastAsia="Times New Roman" w:hAnsi="Times New Roman" w:cs="Times New Roman"/>
          <w:b/>
          <w:bCs/>
          <w:color w:val="050505"/>
          <w:sz w:val="24"/>
          <w:szCs w:val="24"/>
          <w:lang w:eastAsia="es-MX"/>
        </w:rPr>
        <w:t>arlamentaria</w:t>
      </w:r>
    </w:p>
    <w:p w14:paraId="2F175449"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D094F1C" w14:textId="77777777" w:rsidR="00A315DB" w:rsidRPr="001D26F9" w:rsidRDefault="00A315DB"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El sentido de pobreza y marginación </w:t>
      </w:r>
      <w:r w:rsidR="0049668A" w:rsidRPr="001D26F9">
        <w:rPr>
          <w:rFonts w:ascii="Times New Roman" w:hAnsi="Times New Roman" w:cs="Times New Roman"/>
          <w:sz w:val="24"/>
          <w:szCs w:val="24"/>
        </w:rPr>
        <w:t xml:space="preserve">las </w:t>
      </w:r>
      <w:r w:rsidRPr="001D26F9">
        <w:rPr>
          <w:rFonts w:ascii="Times New Roman" w:hAnsi="Times New Roman" w:cs="Times New Roman"/>
          <w:sz w:val="24"/>
          <w:szCs w:val="24"/>
        </w:rPr>
        <w:t xml:space="preserve"> mujeres son mayormente victimizadas</w:t>
      </w:r>
      <w:r w:rsidR="0049668A" w:rsidRPr="001D26F9">
        <w:rPr>
          <w:rFonts w:ascii="Times New Roman" w:hAnsi="Times New Roman" w:cs="Times New Roman"/>
          <w:sz w:val="24"/>
          <w:szCs w:val="24"/>
        </w:rPr>
        <w:t>,</w:t>
      </w:r>
      <w:r w:rsidRPr="001D26F9">
        <w:rPr>
          <w:rFonts w:ascii="Times New Roman" w:hAnsi="Times New Roman" w:cs="Times New Roman"/>
          <w:sz w:val="24"/>
          <w:szCs w:val="24"/>
        </w:rPr>
        <w:t xml:space="preserve"> cuestiona </w:t>
      </w:r>
      <w:r w:rsidR="0049668A" w:rsidRPr="001D26F9">
        <w:rPr>
          <w:rFonts w:ascii="Times New Roman" w:hAnsi="Times New Roman" w:cs="Times New Roman"/>
          <w:sz w:val="24"/>
          <w:szCs w:val="24"/>
        </w:rPr>
        <w:t>c</w:t>
      </w:r>
      <w:r w:rsidRPr="001D26F9">
        <w:rPr>
          <w:rFonts w:ascii="Times New Roman" w:hAnsi="Times New Roman" w:cs="Times New Roman"/>
          <w:sz w:val="24"/>
          <w:szCs w:val="24"/>
        </w:rPr>
        <w:t>uáles serían las propuestas para garantizar el voto libre y efectivo de las mujeres qué son discriminadas por pobreza.</w:t>
      </w:r>
    </w:p>
    <w:p w14:paraId="592CAFCD" w14:textId="77777777" w:rsidR="0082624F"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Pr="001D26F9">
        <w:rPr>
          <w:rFonts w:ascii="Times New Roman" w:hAnsi="Times New Roman" w:cs="Times New Roman"/>
          <w:i/>
          <w:iCs/>
          <w:sz w:val="24"/>
          <w:szCs w:val="24"/>
        </w:rPr>
        <w:t xml:space="preserve">Implementar una difusión qué tenga que ver con no </w:t>
      </w:r>
      <w:r w:rsidR="007174ED" w:rsidRPr="001D26F9">
        <w:rPr>
          <w:rFonts w:ascii="Times New Roman" w:hAnsi="Times New Roman" w:cs="Times New Roman"/>
          <w:i/>
          <w:iCs/>
          <w:sz w:val="24"/>
          <w:szCs w:val="24"/>
        </w:rPr>
        <w:t xml:space="preserve">presión </w:t>
      </w:r>
      <w:r w:rsidRPr="001D26F9">
        <w:rPr>
          <w:rFonts w:ascii="Times New Roman" w:hAnsi="Times New Roman" w:cs="Times New Roman"/>
          <w:i/>
          <w:iCs/>
          <w:sz w:val="24"/>
          <w:szCs w:val="24"/>
        </w:rPr>
        <w:t xml:space="preserve"> a los electores, que se logre </w:t>
      </w:r>
      <w:r w:rsidR="007174ED" w:rsidRPr="001D26F9">
        <w:rPr>
          <w:rFonts w:ascii="Times New Roman" w:hAnsi="Times New Roman" w:cs="Times New Roman"/>
          <w:i/>
          <w:iCs/>
          <w:sz w:val="24"/>
          <w:szCs w:val="24"/>
        </w:rPr>
        <w:t>otorgar</w:t>
      </w:r>
      <w:r w:rsidRPr="001D26F9">
        <w:rPr>
          <w:rFonts w:ascii="Times New Roman" w:hAnsi="Times New Roman" w:cs="Times New Roman"/>
          <w:i/>
          <w:iCs/>
          <w:sz w:val="24"/>
          <w:szCs w:val="24"/>
        </w:rPr>
        <w:t xml:space="preserve"> todas las facilidades para la accesibilidad para el voto y campañas de difusión amplia sobre el tema con perspectiva de género y dirigidos particularmente a ese sector.</w:t>
      </w:r>
    </w:p>
    <w:p w14:paraId="22612204"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362C56E" w14:textId="686C62A2" w:rsidR="00F72269"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7F3CB57E"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70BAD3D"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601F0C6"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Señaló su incongruencia en materia de los Derechos Humanos y políticos, sin embargo la justicia es un derecho humano; usted es asistente asiduo de la comisión de quejas de San Luis Potosí, y el partido verde el  24 de abril presentó una queja que debió de solventarse en 8 días y después de 48 días y sólo porque el tribunal local así se los exhorto ustedes resolvieron lo conducente, por lo que eso demuestra su diligencia en la  toma de decisiones del INE.</w:t>
      </w:r>
    </w:p>
    <w:p w14:paraId="437EC02F"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09FA669" w14:textId="77777777" w:rsidR="0082624F"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007174ED" w:rsidRPr="001D26F9">
        <w:rPr>
          <w:rFonts w:ascii="Times New Roman" w:hAnsi="Times New Roman" w:cs="Times New Roman"/>
          <w:i/>
          <w:iCs/>
          <w:sz w:val="24"/>
          <w:szCs w:val="24"/>
        </w:rPr>
        <w:t>Yo no formó parte de la comisión de quejas y denuncias de la OPL, fui parte de la comisión los primeros tres años 2014-2017, y actualmente no formó parte de la comisión, pero acudo porque todos los consejeros pueden acudir, por mi interés en el tema cómo acudo a otras comisiones de las cuales no formó parte, pero de hecho ni siquiera tengo voto en esa a comisión, por lo que el señalamiento que me hace lo rechazó abiertamente.</w:t>
      </w:r>
    </w:p>
    <w:p w14:paraId="37BFF418"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A041090"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8FC47F7"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161BEE6"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DE5542D"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w:t>
      </w:r>
      <w:r w:rsidR="001E7D4F" w:rsidRPr="001D26F9">
        <w:rPr>
          <w:rFonts w:ascii="Times New Roman" w:eastAsia="Times New Roman" w:hAnsi="Times New Roman" w:cs="Times New Roman"/>
          <w:b/>
          <w:bCs/>
          <w:color w:val="050505"/>
          <w:sz w:val="24"/>
          <w:szCs w:val="24"/>
          <w:lang w:eastAsia="es-MX"/>
        </w:rPr>
        <w:t xml:space="preserve">Victorero PES Coordinador Parlamentario </w:t>
      </w:r>
    </w:p>
    <w:p w14:paraId="31DAF4ED"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7F2F2E0"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sobre si él considera conveniente que los partidos políticos sólo obtengan recursos de medios privados y se eliminen los recursos públicos.</w:t>
      </w:r>
    </w:p>
    <w:p w14:paraId="7E5C5FDA" w14:textId="77777777" w:rsidR="001E7D4F" w:rsidRPr="001D26F9" w:rsidRDefault="001E7D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8D61E4A" w14:textId="77777777" w:rsidR="0082624F" w:rsidRPr="001D26F9" w:rsidRDefault="0082624F" w:rsidP="00FA5A50">
      <w:pPr>
        <w:jc w:val="both"/>
        <w:rPr>
          <w:rFonts w:ascii="Times New Roman" w:hAnsi="Times New Roman" w:cs="Times New Roman"/>
          <w:b/>
          <w:bCs/>
          <w:sz w:val="24"/>
          <w:szCs w:val="24"/>
        </w:rPr>
      </w:pPr>
      <w:r w:rsidRPr="001D26F9">
        <w:rPr>
          <w:rFonts w:ascii="Times New Roman" w:hAnsi="Times New Roman" w:cs="Times New Roman"/>
          <w:b/>
          <w:bCs/>
          <w:sz w:val="24"/>
          <w:szCs w:val="24"/>
        </w:rPr>
        <w:t xml:space="preserve">Respuesta: </w:t>
      </w:r>
      <w:r w:rsidR="007D2612" w:rsidRPr="001D26F9">
        <w:rPr>
          <w:rFonts w:ascii="Times New Roman" w:hAnsi="Times New Roman" w:cs="Times New Roman"/>
          <w:i/>
          <w:iCs/>
          <w:sz w:val="24"/>
          <w:szCs w:val="24"/>
        </w:rPr>
        <w:t xml:space="preserve">El tema de que deben de prevalecer los recursos públicos por encima de los recursos privados es sustancial en este sistema y en cualquier otro </w:t>
      </w:r>
      <w:r w:rsidR="00455C0A" w:rsidRPr="001D26F9">
        <w:rPr>
          <w:rFonts w:ascii="Times New Roman" w:hAnsi="Times New Roman" w:cs="Times New Roman"/>
          <w:i/>
          <w:iCs/>
          <w:sz w:val="24"/>
          <w:szCs w:val="24"/>
        </w:rPr>
        <w:t>sistema, para</w:t>
      </w:r>
      <w:r w:rsidR="007D2612" w:rsidRPr="001D26F9">
        <w:rPr>
          <w:rFonts w:ascii="Times New Roman" w:hAnsi="Times New Roman" w:cs="Times New Roman"/>
          <w:i/>
          <w:iCs/>
          <w:sz w:val="24"/>
          <w:szCs w:val="24"/>
        </w:rPr>
        <w:t xml:space="preserve"> evitar la captura de los partidos políticos por intereses particulares. Yo estoy convencido de este esquema y que debe de prevalecer el financiamiento público por encima del privado, ya el parámetro de cuánto se da es otro punto a discutir.</w:t>
      </w:r>
    </w:p>
    <w:p w14:paraId="0954CC89"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5375A78"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7967800"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28659A3"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w:t>
      </w:r>
      <w:r w:rsidR="001E7D4F" w:rsidRPr="001D26F9">
        <w:rPr>
          <w:rFonts w:ascii="Times New Roman" w:eastAsia="Times New Roman" w:hAnsi="Times New Roman" w:cs="Times New Roman"/>
          <w:b/>
          <w:bCs/>
          <w:color w:val="050505"/>
          <w:sz w:val="24"/>
          <w:szCs w:val="24"/>
          <w:lang w:eastAsia="es-MX"/>
        </w:rPr>
        <w:t>M</w:t>
      </w:r>
      <w:r w:rsidRPr="001D26F9">
        <w:rPr>
          <w:rFonts w:ascii="Times New Roman" w:eastAsia="Times New Roman" w:hAnsi="Times New Roman" w:cs="Times New Roman"/>
          <w:b/>
          <w:bCs/>
          <w:color w:val="050505"/>
          <w:sz w:val="24"/>
          <w:szCs w:val="24"/>
          <w:lang w:eastAsia="es-MX"/>
        </w:rPr>
        <w:t xml:space="preserve">ovimiento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iudadano </w:t>
      </w:r>
      <w:r w:rsidR="001E7D4F" w:rsidRPr="001D26F9">
        <w:rPr>
          <w:rFonts w:ascii="Times New Roman" w:eastAsia="Times New Roman" w:hAnsi="Times New Roman" w:cs="Times New Roman"/>
          <w:b/>
          <w:bCs/>
          <w:color w:val="050505"/>
          <w:sz w:val="24"/>
          <w:szCs w:val="24"/>
          <w:lang w:eastAsia="es-MX"/>
        </w:rPr>
        <w:t>C</w:t>
      </w:r>
      <w:r w:rsidRPr="001D26F9">
        <w:rPr>
          <w:rFonts w:ascii="Times New Roman" w:eastAsia="Times New Roman" w:hAnsi="Times New Roman" w:cs="Times New Roman"/>
          <w:b/>
          <w:bCs/>
          <w:color w:val="050505"/>
          <w:sz w:val="24"/>
          <w:szCs w:val="24"/>
          <w:lang w:eastAsia="es-MX"/>
        </w:rPr>
        <w:t xml:space="preserve">oordinador </w:t>
      </w:r>
      <w:r w:rsidR="001E7D4F" w:rsidRPr="001D26F9">
        <w:rPr>
          <w:rFonts w:ascii="Times New Roman" w:eastAsia="Times New Roman" w:hAnsi="Times New Roman" w:cs="Times New Roman"/>
          <w:b/>
          <w:bCs/>
          <w:color w:val="050505"/>
          <w:sz w:val="24"/>
          <w:szCs w:val="24"/>
          <w:lang w:eastAsia="es-MX"/>
        </w:rPr>
        <w:t>P</w:t>
      </w:r>
      <w:r w:rsidRPr="001D26F9">
        <w:rPr>
          <w:rFonts w:ascii="Times New Roman" w:eastAsia="Times New Roman" w:hAnsi="Times New Roman" w:cs="Times New Roman"/>
          <w:b/>
          <w:bCs/>
          <w:color w:val="050505"/>
          <w:sz w:val="24"/>
          <w:szCs w:val="24"/>
          <w:lang w:eastAsia="es-MX"/>
        </w:rPr>
        <w:t xml:space="preserve">arlamentario </w:t>
      </w:r>
    </w:p>
    <w:p w14:paraId="6729A08C"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3010F00"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Cuestiona sobre los defectos puntuales de una pandemia la Organización de las elecciones pues hay muchos ciudadanos involucrados y eso afectará su participación, qué propuestas tiene en caso de que este tema no se ha resuelto en el campo electoral. </w:t>
      </w:r>
    </w:p>
    <w:p w14:paraId="1AA93B4F"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Y c</w:t>
      </w:r>
      <w:r w:rsidR="0049668A" w:rsidRPr="001D26F9">
        <w:rPr>
          <w:rFonts w:ascii="Times New Roman" w:eastAsia="Times New Roman" w:hAnsi="Times New Roman" w:cs="Times New Roman"/>
          <w:color w:val="050505"/>
          <w:sz w:val="24"/>
          <w:szCs w:val="24"/>
          <w:lang w:eastAsia="es-MX"/>
        </w:rPr>
        <w:t>o</w:t>
      </w:r>
      <w:r w:rsidRPr="001D26F9">
        <w:rPr>
          <w:rFonts w:ascii="Times New Roman" w:eastAsia="Times New Roman" w:hAnsi="Times New Roman" w:cs="Times New Roman"/>
          <w:color w:val="050505"/>
          <w:sz w:val="24"/>
          <w:szCs w:val="24"/>
          <w:lang w:eastAsia="es-MX"/>
        </w:rPr>
        <w:t>mo  promover los derechos de los jóvenes.</w:t>
      </w:r>
    </w:p>
    <w:p w14:paraId="6955040A"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D88D244" w14:textId="77777777" w:rsidR="0082624F"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007174ED" w:rsidRPr="001D26F9">
        <w:rPr>
          <w:rFonts w:ascii="Times New Roman" w:hAnsi="Times New Roman" w:cs="Times New Roman"/>
          <w:b/>
          <w:bCs/>
          <w:sz w:val="24"/>
          <w:szCs w:val="24"/>
        </w:rPr>
        <w:t xml:space="preserve"> </w:t>
      </w:r>
      <w:r w:rsidR="007D2612" w:rsidRPr="001D26F9">
        <w:rPr>
          <w:rFonts w:ascii="Times New Roman" w:hAnsi="Times New Roman" w:cs="Times New Roman"/>
          <w:i/>
          <w:iCs/>
          <w:sz w:val="24"/>
          <w:szCs w:val="24"/>
        </w:rPr>
        <w:t xml:space="preserve">Hay que asegurar que existe la votación desde luego, y hay unas  prácticas que se están realizando desde luego en algunos países donde se está realizando elecciones con esto de la pandemia. Se podría pensar en algún mecanismo de voto </w:t>
      </w:r>
      <w:r w:rsidR="0049668A" w:rsidRPr="001D26F9">
        <w:rPr>
          <w:rFonts w:ascii="Times New Roman" w:hAnsi="Times New Roman" w:cs="Times New Roman"/>
          <w:i/>
          <w:iCs/>
          <w:sz w:val="24"/>
          <w:szCs w:val="24"/>
        </w:rPr>
        <w:t>adelantados</w:t>
      </w:r>
      <w:r w:rsidR="007D2612" w:rsidRPr="001D26F9">
        <w:rPr>
          <w:rFonts w:ascii="Times New Roman" w:hAnsi="Times New Roman" w:cs="Times New Roman"/>
          <w:i/>
          <w:iCs/>
          <w:sz w:val="24"/>
          <w:szCs w:val="24"/>
        </w:rPr>
        <w:t xml:space="preserve">, </w:t>
      </w:r>
      <w:r w:rsidR="00EA5D27" w:rsidRPr="001D26F9">
        <w:rPr>
          <w:rFonts w:ascii="Times New Roman" w:hAnsi="Times New Roman" w:cs="Times New Roman"/>
          <w:i/>
          <w:iCs/>
          <w:sz w:val="24"/>
          <w:szCs w:val="24"/>
        </w:rPr>
        <w:t xml:space="preserve">como realizar la </w:t>
      </w:r>
      <w:r w:rsidR="007D2612" w:rsidRPr="001D26F9">
        <w:rPr>
          <w:rFonts w:ascii="Times New Roman" w:hAnsi="Times New Roman" w:cs="Times New Roman"/>
          <w:i/>
          <w:iCs/>
          <w:sz w:val="24"/>
          <w:szCs w:val="24"/>
        </w:rPr>
        <w:t xml:space="preserve"> jornada en un fin de semana, </w:t>
      </w:r>
      <w:r w:rsidR="00EA5D27" w:rsidRPr="001D26F9">
        <w:rPr>
          <w:rFonts w:ascii="Times New Roman" w:hAnsi="Times New Roman" w:cs="Times New Roman"/>
          <w:i/>
          <w:iCs/>
          <w:sz w:val="24"/>
          <w:szCs w:val="24"/>
        </w:rPr>
        <w:t xml:space="preserve">o votar por </w:t>
      </w:r>
      <w:r w:rsidR="007D2612" w:rsidRPr="001D26F9">
        <w:rPr>
          <w:rFonts w:ascii="Times New Roman" w:hAnsi="Times New Roman" w:cs="Times New Roman"/>
          <w:i/>
          <w:iCs/>
          <w:sz w:val="24"/>
          <w:szCs w:val="24"/>
        </w:rPr>
        <w:t>apellidos, todo ello para evitar ese tipo de aglomeraciones y creo que hay formas para realizarlo.</w:t>
      </w:r>
    </w:p>
    <w:p w14:paraId="04F7645B" w14:textId="77777777" w:rsidR="007570BB" w:rsidRPr="001D26F9" w:rsidRDefault="007570BB" w:rsidP="00FA5A50">
      <w:pPr>
        <w:jc w:val="both"/>
        <w:rPr>
          <w:rFonts w:ascii="Times New Roman" w:hAnsi="Times New Roman" w:cs="Times New Roman"/>
          <w:i/>
          <w:iCs/>
          <w:sz w:val="24"/>
          <w:szCs w:val="24"/>
        </w:rPr>
      </w:pPr>
      <w:r w:rsidRPr="001D26F9">
        <w:rPr>
          <w:rFonts w:ascii="Times New Roman" w:hAnsi="Times New Roman" w:cs="Times New Roman"/>
          <w:i/>
          <w:iCs/>
          <w:sz w:val="24"/>
          <w:szCs w:val="24"/>
        </w:rPr>
        <w:t>Así como se han establecido su momento cuotas de género como lo que hoy ocurre con la paridad completa, se podría establecer algunas acciones afirmativas en materia de participación a los jóvenes,</w:t>
      </w:r>
      <w:r w:rsidR="00EA5D27" w:rsidRPr="001D26F9">
        <w:rPr>
          <w:rFonts w:ascii="Times New Roman" w:hAnsi="Times New Roman" w:cs="Times New Roman"/>
          <w:i/>
          <w:iCs/>
          <w:sz w:val="24"/>
          <w:szCs w:val="24"/>
        </w:rPr>
        <w:t xml:space="preserve"> de </w:t>
      </w:r>
      <w:r w:rsidRPr="001D26F9">
        <w:rPr>
          <w:rFonts w:ascii="Times New Roman" w:hAnsi="Times New Roman" w:cs="Times New Roman"/>
          <w:i/>
          <w:iCs/>
          <w:sz w:val="24"/>
          <w:szCs w:val="24"/>
        </w:rPr>
        <w:t xml:space="preserve"> hecho en San Luis Potosí se hicieron los lineamientos </w:t>
      </w:r>
      <w:r w:rsidR="00EA5D27" w:rsidRPr="001D26F9">
        <w:rPr>
          <w:rFonts w:ascii="Times New Roman" w:hAnsi="Times New Roman" w:cs="Times New Roman"/>
          <w:i/>
          <w:iCs/>
          <w:sz w:val="24"/>
          <w:szCs w:val="24"/>
        </w:rPr>
        <w:t xml:space="preserve">para </w:t>
      </w:r>
      <w:r w:rsidRPr="001D26F9">
        <w:rPr>
          <w:rFonts w:ascii="Times New Roman" w:hAnsi="Times New Roman" w:cs="Times New Roman"/>
          <w:i/>
          <w:iCs/>
          <w:sz w:val="24"/>
          <w:szCs w:val="24"/>
        </w:rPr>
        <w:t xml:space="preserve">  permitir que los jóvenes lleguen a los cargos de elección pública y que no quedan relegados.</w:t>
      </w:r>
    </w:p>
    <w:p w14:paraId="21D1AF08"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43493B0"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01268E1"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Reginaldo Sandoval flores Coordinador Parlamentario  PT</w:t>
      </w:r>
    </w:p>
    <w:p w14:paraId="0D4E6472"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Pidió disculpas porque estamos caminando con reglas viejas queriendo hacer cosas nuevas, y nos parece que los 20 que ahora estamos entrevistando se debe a la decisión del comité técnico, pero no sabemos por qué 40 de los que estaban ahí no están acá presentes en este evento público.</w:t>
      </w:r>
    </w:p>
    <w:p w14:paraId="137021B0" w14:textId="77777777" w:rsidR="007C3C23" w:rsidRPr="001D26F9" w:rsidRDefault="007C3C2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FC92039" w14:textId="77777777" w:rsidR="0082624F" w:rsidRPr="001D26F9" w:rsidRDefault="0082624F" w:rsidP="00FA5A50">
      <w:pPr>
        <w:jc w:val="both"/>
        <w:rPr>
          <w:rFonts w:ascii="Times New Roman" w:hAnsi="Times New Roman" w:cs="Times New Roman"/>
          <w:b/>
          <w:bCs/>
          <w:sz w:val="24"/>
          <w:szCs w:val="24"/>
        </w:rPr>
      </w:pPr>
      <w:r w:rsidRPr="001D26F9">
        <w:rPr>
          <w:rFonts w:ascii="Times New Roman" w:hAnsi="Times New Roman" w:cs="Times New Roman"/>
          <w:b/>
          <w:bCs/>
          <w:sz w:val="24"/>
          <w:szCs w:val="24"/>
        </w:rPr>
        <w:t xml:space="preserve">Respuesta: </w:t>
      </w:r>
      <w:r w:rsidR="007570BB" w:rsidRPr="001D26F9">
        <w:rPr>
          <w:rFonts w:ascii="Times New Roman" w:hAnsi="Times New Roman" w:cs="Times New Roman"/>
          <w:i/>
          <w:iCs/>
          <w:sz w:val="24"/>
          <w:szCs w:val="24"/>
        </w:rPr>
        <w:t xml:space="preserve">Entiendo que tiene que hacer una </w:t>
      </w:r>
      <w:r w:rsidR="00455C0A" w:rsidRPr="001D26F9">
        <w:rPr>
          <w:rFonts w:ascii="Times New Roman" w:hAnsi="Times New Roman" w:cs="Times New Roman"/>
          <w:i/>
          <w:iCs/>
          <w:sz w:val="24"/>
          <w:szCs w:val="24"/>
        </w:rPr>
        <w:t>deliberación</w:t>
      </w:r>
      <w:r w:rsidR="007570BB" w:rsidRPr="001D26F9">
        <w:rPr>
          <w:rFonts w:ascii="Times New Roman" w:hAnsi="Times New Roman" w:cs="Times New Roman"/>
          <w:i/>
          <w:iCs/>
          <w:sz w:val="24"/>
          <w:szCs w:val="24"/>
        </w:rPr>
        <w:t xml:space="preserve"> específica porque la </w:t>
      </w:r>
      <w:r w:rsidR="00455C0A" w:rsidRPr="001D26F9">
        <w:rPr>
          <w:rFonts w:ascii="Times New Roman" w:hAnsi="Times New Roman" w:cs="Times New Roman"/>
          <w:i/>
          <w:iCs/>
          <w:sz w:val="24"/>
          <w:szCs w:val="24"/>
        </w:rPr>
        <w:t>responsabilidad</w:t>
      </w:r>
      <w:r w:rsidR="007570BB" w:rsidRPr="001D26F9">
        <w:rPr>
          <w:rFonts w:ascii="Times New Roman" w:hAnsi="Times New Roman" w:cs="Times New Roman"/>
          <w:i/>
          <w:iCs/>
          <w:sz w:val="24"/>
          <w:szCs w:val="24"/>
        </w:rPr>
        <w:t xml:space="preserve"> es de </w:t>
      </w:r>
      <w:r w:rsidR="00455C0A" w:rsidRPr="001D26F9">
        <w:rPr>
          <w:rFonts w:ascii="Times New Roman" w:hAnsi="Times New Roman" w:cs="Times New Roman"/>
          <w:i/>
          <w:iCs/>
          <w:sz w:val="24"/>
          <w:szCs w:val="24"/>
        </w:rPr>
        <w:t>Ud.</w:t>
      </w:r>
      <w:r w:rsidR="007570BB" w:rsidRPr="001D26F9">
        <w:rPr>
          <w:rFonts w:ascii="Times New Roman" w:hAnsi="Times New Roman" w:cs="Times New Roman"/>
          <w:i/>
          <w:iCs/>
          <w:sz w:val="24"/>
          <w:szCs w:val="24"/>
        </w:rPr>
        <w:t xml:space="preserve">  les acepto la disculpa, y tendrán que valorar lo que hizo el comité técnico.</w:t>
      </w:r>
    </w:p>
    <w:p w14:paraId="71E608E4"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0EFF908" w14:textId="1DCF3573" w:rsidR="00F72269"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31317875" w14:textId="77777777" w:rsidR="00AA7B08" w:rsidRPr="001D26F9" w:rsidRDefault="00AA7B0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1E6DE18" w14:textId="77777777" w:rsidR="00AA7B08" w:rsidRPr="001D26F9" w:rsidRDefault="00AA7B0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Queremos saber su opinión en relación con el proceso para la designación de quienes integran los organismos públicos locales electorales y saber cuál es su opinión de seguir aumentando las facultades del INE en la organización de las elecciones estatales; y opinión de los costos electorales en el país.</w:t>
      </w:r>
    </w:p>
    <w:p w14:paraId="20E32466" w14:textId="77777777" w:rsidR="00AA7B08" w:rsidRPr="001D26F9" w:rsidRDefault="00AA7B0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4F82330" w14:textId="77777777" w:rsidR="00122DC9"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00122DC9" w:rsidRPr="001D26F9">
        <w:rPr>
          <w:rFonts w:ascii="Times New Roman" w:hAnsi="Times New Roman" w:cs="Times New Roman"/>
          <w:i/>
          <w:iCs/>
          <w:sz w:val="24"/>
          <w:szCs w:val="24"/>
        </w:rPr>
        <w:t xml:space="preserve">los OPL ya están muy </w:t>
      </w:r>
      <w:r w:rsidR="00EA5D27" w:rsidRPr="001D26F9">
        <w:rPr>
          <w:rFonts w:ascii="Times New Roman" w:hAnsi="Times New Roman" w:cs="Times New Roman"/>
          <w:i/>
          <w:iCs/>
          <w:sz w:val="24"/>
          <w:szCs w:val="24"/>
        </w:rPr>
        <w:t xml:space="preserve">mejorados </w:t>
      </w:r>
      <w:r w:rsidR="00122DC9" w:rsidRPr="001D26F9">
        <w:rPr>
          <w:rFonts w:ascii="Times New Roman" w:hAnsi="Times New Roman" w:cs="Times New Roman"/>
          <w:i/>
          <w:iCs/>
          <w:sz w:val="24"/>
          <w:szCs w:val="24"/>
        </w:rPr>
        <w:t xml:space="preserve"> </w:t>
      </w:r>
      <w:r w:rsidR="00EA5D27" w:rsidRPr="001D26F9">
        <w:rPr>
          <w:rFonts w:ascii="Times New Roman" w:hAnsi="Times New Roman" w:cs="Times New Roman"/>
          <w:i/>
          <w:iCs/>
          <w:sz w:val="24"/>
          <w:szCs w:val="24"/>
        </w:rPr>
        <w:t>a</w:t>
      </w:r>
      <w:r w:rsidR="00122DC9" w:rsidRPr="001D26F9">
        <w:rPr>
          <w:rFonts w:ascii="Times New Roman" w:hAnsi="Times New Roman" w:cs="Times New Roman"/>
          <w:i/>
          <w:iCs/>
          <w:sz w:val="24"/>
          <w:szCs w:val="24"/>
        </w:rPr>
        <w:t xml:space="preserve">lgunos porque  hay una serie de integrantes de OPL que pasaron a ser  magistrados y algunos ya están en una fase muy avanzada, creo que es una de las  decisiones más importantes que tienen el INE la designación de los OPL y creo que  conducirla como se ha conducido. </w:t>
      </w:r>
    </w:p>
    <w:p w14:paraId="7E6AC2DF" w14:textId="77777777" w:rsidR="0082624F" w:rsidRPr="001D26F9" w:rsidRDefault="00122DC9" w:rsidP="00FA5A50">
      <w:pPr>
        <w:jc w:val="both"/>
        <w:rPr>
          <w:rFonts w:ascii="Times New Roman" w:hAnsi="Times New Roman" w:cs="Times New Roman"/>
          <w:i/>
          <w:iCs/>
          <w:sz w:val="24"/>
          <w:szCs w:val="24"/>
        </w:rPr>
      </w:pPr>
      <w:r w:rsidRPr="001D26F9">
        <w:rPr>
          <w:rFonts w:ascii="Times New Roman" w:hAnsi="Times New Roman" w:cs="Times New Roman"/>
          <w:i/>
          <w:iCs/>
          <w:sz w:val="24"/>
          <w:szCs w:val="24"/>
        </w:rPr>
        <w:t xml:space="preserve">Y con darle más facultades al INE, creo que ya tiene demasiadas facultades y qué tal vez hay que dejarla con esas por el momento; con  el costo de los procesos electorales, pues la </w:t>
      </w:r>
      <w:r w:rsidRPr="001D26F9">
        <w:rPr>
          <w:rFonts w:ascii="Times New Roman" w:hAnsi="Times New Roman" w:cs="Times New Roman"/>
          <w:i/>
          <w:iCs/>
          <w:sz w:val="24"/>
          <w:szCs w:val="24"/>
        </w:rPr>
        <w:lastRenderedPageBreak/>
        <w:t xml:space="preserve">democracia tiene un </w:t>
      </w:r>
      <w:r w:rsidR="00455C0A" w:rsidRPr="001D26F9">
        <w:rPr>
          <w:rFonts w:ascii="Times New Roman" w:hAnsi="Times New Roman" w:cs="Times New Roman"/>
          <w:i/>
          <w:iCs/>
          <w:sz w:val="24"/>
          <w:szCs w:val="24"/>
        </w:rPr>
        <w:t>costo,</w:t>
      </w:r>
      <w:r w:rsidRPr="001D26F9">
        <w:rPr>
          <w:rFonts w:ascii="Times New Roman" w:hAnsi="Times New Roman" w:cs="Times New Roman"/>
          <w:i/>
          <w:iCs/>
          <w:sz w:val="24"/>
          <w:szCs w:val="24"/>
        </w:rPr>
        <w:t xml:space="preserve"> pero también un gran valor y saber que buena parte del costo con el que se ha construido, viene de  esos procesos de desconfianza de los años 90.</w:t>
      </w:r>
    </w:p>
    <w:p w14:paraId="60C2EE6E"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141D0E5" w14:textId="5177888F" w:rsidR="00F72269" w:rsidRPr="001D26F9"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44F7C05A" w14:textId="77777777" w:rsidR="00CB6C4F" w:rsidRPr="001D26F9" w:rsidRDefault="00CB6C4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F9B0A65" w14:textId="77777777" w:rsidR="00CB6C4F" w:rsidRPr="001D26F9" w:rsidRDefault="00CB6C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Usted considera que el presidente influye o no influye en sus conferencias denominadas mañaneras en un proceso electoral.</w:t>
      </w:r>
    </w:p>
    <w:p w14:paraId="29EAAC65"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AE46128" w14:textId="77777777" w:rsidR="0082624F"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00455C0A" w:rsidRPr="001D26F9">
        <w:rPr>
          <w:rFonts w:ascii="Times New Roman" w:hAnsi="Times New Roman" w:cs="Times New Roman"/>
          <w:i/>
          <w:iCs/>
          <w:sz w:val="24"/>
          <w:szCs w:val="24"/>
        </w:rPr>
        <w:t xml:space="preserve">Desde luego el ejercicio de comunicación social que todos conocemos como las mañaneras, </w:t>
      </w:r>
      <w:r w:rsidR="00EA5D27" w:rsidRPr="001D26F9">
        <w:rPr>
          <w:rFonts w:ascii="Times New Roman" w:hAnsi="Times New Roman" w:cs="Times New Roman"/>
          <w:i/>
          <w:iCs/>
          <w:sz w:val="24"/>
          <w:szCs w:val="24"/>
        </w:rPr>
        <w:t xml:space="preserve">son </w:t>
      </w:r>
      <w:r w:rsidR="00455C0A" w:rsidRPr="001D26F9">
        <w:rPr>
          <w:rFonts w:ascii="Times New Roman" w:hAnsi="Times New Roman" w:cs="Times New Roman"/>
          <w:i/>
          <w:iCs/>
          <w:sz w:val="24"/>
          <w:szCs w:val="24"/>
        </w:rPr>
        <w:t xml:space="preserve"> opiniones que tienen una influencia y peso, con respecto al  INE pues tiene que estar abierto a las críticas porque no todas son un ataque hacia ellos.</w:t>
      </w:r>
    </w:p>
    <w:p w14:paraId="166FF36E"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FDA89C4" w14:textId="77777777" w:rsidR="0082624F" w:rsidRPr="001D26F9" w:rsidRDefault="008262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DE416FE"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Mario Delgado Carrillo  coordinador parlamentario MORENA</w:t>
      </w:r>
      <w:r w:rsidRPr="001D26F9">
        <w:rPr>
          <w:rFonts w:ascii="Times New Roman" w:eastAsia="Times New Roman" w:hAnsi="Times New Roman" w:cs="Times New Roman"/>
          <w:color w:val="050505"/>
          <w:sz w:val="24"/>
          <w:szCs w:val="24"/>
          <w:lang w:eastAsia="es-MX"/>
        </w:rPr>
        <w:t xml:space="preserve"> </w:t>
      </w:r>
    </w:p>
    <w:p w14:paraId="1252F29B" w14:textId="77777777" w:rsidR="00F72269" w:rsidRPr="001D26F9" w:rsidRDefault="00F7226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331E01B" w14:textId="77777777" w:rsidR="00CB6C4F" w:rsidRPr="001D26F9" w:rsidRDefault="00CB6C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B6F1D55" w14:textId="77777777" w:rsidR="00A315DB" w:rsidRPr="001D26F9" w:rsidRDefault="00CB6C4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su ensayo hace un planteamiento sobre la experiencia que tiene el desarrollo de los </w:t>
      </w:r>
      <w:r w:rsidR="0082624F" w:rsidRPr="001D26F9">
        <w:rPr>
          <w:rFonts w:ascii="Times New Roman" w:eastAsia="Times New Roman" w:hAnsi="Times New Roman" w:cs="Times New Roman"/>
          <w:color w:val="050505"/>
          <w:sz w:val="24"/>
          <w:szCs w:val="24"/>
          <w:lang w:eastAsia="es-MX"/>
        </w:rPr>
        <w:t xml:space="preserve">OPL </w:t>
      </w:r>
      <w:r w:rsidRPr="001D26F9">
        <w:rPr>
          <w:rFonts w:ascii="Times New Roman" w:eastAsia="Times New Roman" w:hAnsi="Times New Roman" w:cs="Times New Roman"/>
          <w:color w:val="050505"/>
          <w:sz w:val="24"/>
          <w:szCs w:val="24"/>
          <w:lang w:eastAsia="es-MX"/>
        </w:rPr>
        <w:t xml:space="preserve"> en los </w:t>
      </w:r>
      <w:r w:rsidR="0082624F" w:rsidRPr="001D26F9">
        <w:rPr>
          <w:rFonts w:ascii="Times New Roman" w:eastAsia="Times New Roman" w:hAnsi="Times New Roman" w:cs="Times New Roman"/>
          <w:color w:val="050505"/>
          <w:sz w:val="24"/>
          <w:szCs w:val="24"/>
          <w:lang w:eastAsia="es-MX"/>
        </w:rPr>
        <w:t>e</w:t>
      </w:r>
      <w:r w:rsidRPr="001D26F9">
        <w:rPr>
          <w:rFonts w:ascii="Times New Roman" w:eastAsia="Times New Roman" w:hAnsi="Times New Roman" w:cs="Times New Roman"/>
          <w:color w:val="050505"/>
          <w:sz w:val="24"/>
          <w:szCs w:val="24"/>
          <w:lang w:eastAsia="es-MX"/>
        </w:rPr>
        <w:t xml:space="preserve">stados me gustaría que nos dijera si eso ha contribuido en el desarrollo de la democracia, y también  comenta que se ha convertido en un aparato burocrático muy grande y desde su perspectiva si esto pudiera generar ahorros, para meterse una  política de austeridad republicana, y </w:t>
      </w:r>
      <w:r w:rsidR="0082624F" w:rsidRPr="001D26F9">
        <w:rPr>
          <w:rFonts w:ascii="Times New Roman" w:eastAsia="Times New Roman" w:hAnsi="Times New Roman" w:cs="Times New Roman"/>
          <w:color w:val="050505"/>
          <w:sz w:val="24"/>
          <w:szCs w:val="24"/>
          <w:lang w:eastAsia="es-MX"/>
        </w:rPr>
        <w:t>s</w:t>
      </w:r>
      <w:r w:rsidRPr="001D26F9">
        <w:rPr>
          <w:rFonts w:ascii="Times New Roman" w:eastAsia="Times New Roman" w:hAnsi="Times New Roman" w:cs="Times New Roman"/>
          <w:color w:val="050505"/>
          <w:sz w:val="24"/>
          <w:szCs w:val="24"/>
          <w:lang w:eastAsia="es-MX"/>
        </w:rPr>
        <w:t xml:space="preserve">i consideras </w:t>
      </w:r>
      <w:r w:rsidR="00EA5D27" w:rsidRPr="001D26F9">
        <w:rPr>
          <w:rFonts w:ascii="Times New Roman" w:eastAsia="Times New Roman" w:hAnsi="Times New Roman" w:cs="Times New Roman"/>
          <w:color w:val="050505"/>
          <w:sz w:val="24"/>
          <w:szCs w:val="24"/>
          <w:lang w:eastAsia="es-MX"/>
        </w:rPr>
        <w:t xml:space="preserve">si es </w:t>
      </w:r>
      <w:r w:rsidRPr="001D26F9">
        <w:rPr>
          <w:rFonts w:ascii="Times New Roman" w:eastAsia="Times New Roman" w:hAnsi="Times New Roman" w:cs="Times New Roman"/>
          <w:color w:val="050505"/>
          <w:sz w:val="24"/>
          <w:szCs w:val="24"/>
          <w:lang w:eastAsia="es-MX"/>
        </w:rPr>
        <w:t xml:space="preserve"> un modelo adecuado o debemos de regresar a un modelo más central en la </w:t>
      </w:r>
      <w:r w:rsidR="0082624F" w:rsidRPr="001D26F9">
        <w:rPr>
          <w:rFonts w:ascii="Times New Roman" w:eastAsia="Times New Roman" w:hAnsi="Times New Roman" w:cs="Times New Roman"/>
          <w:color w:val="050505"/>
          <w:sz w:val="24"/>
          <w:szCs w:val="24"/>
          <w:lang w:eastAsia="es-MX"/>
        </w:rPr>
        <w:t>o</w:t>
      </w:r>
      <w:r w:rsidRPr="001D26F9">
        <w:rPr>
          <w:rFonts w:ascii="Times New Roman" w:eastAsia="Times New Roman" w:hAnsi="Times New Roman" w:cs="Times New Roman"/>
          <w:color w:val="050505"/>
          <w:sz w:val="24"/>
          <w:szCs w:val="24"/>
          <w:lang w:eastAsia="es-MX"/>
        </w:rPr>
        <w:t>rganización de las elecciones</w:t>
      </w:r>
    </w:p>
    <w:p w14:paraId="70C5488D"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B7D4108" w14:textId="77777777" w:rsidR="0082624F" w:rsidRPr="001D26F9" w:rsidRDefault="0082624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 xml:space="preserve">Respuesta: </w:t>
      </w:r>
      <w:r w:rsidR="00122DC9" w:rsidRPr="001D26F9">
        <w:rPr>
          <w:rFonts w:ascii="Times New Roman" w:hAnsi="Times New Roman" w:cs="Times New Roman"/>
          <w:i/>
          <w:iCs/>
          <w:sz w:val="24"/>
          <w:szCs w:val="24"/>
        </w:rPr>
        <w:t>Creo que se ha generado un gigantismo burocrático y hay  recursos que se pueden ahorrar, y un ejemplo claro y específicos es que se pido un presupuesto de 12,000 millones, se le quitaron como 1,000, quedaron como 11 y se hizo un reajuste. Por lo que creo fervientemente que se pueden hacer esfuerzo de austeridad.</w:t>
      </w:r>
    </w:p>
    <w:p w14:paraId="6F34BAD4" w14:textId="77777777" w:rsidR="00455C0A" w:rsidRPr="001D26F9" w:rsidRDefault="00455C0A" w:rsidP="00FA5A50">
      <w:pPr>
        <w:jc w:val="both"/>
        <w:rPr>
          <w:rFonts w:ascii="Times New Roman" w:hAnsi="Times New Roman" w:cs="Times New Roman"/>
          <w:i/>
          <w:iCs/>
          <w:sz w:val="24"/>
          <w:szCs w:val="24"/>
        </w:rPr>
      </w:pPr>
      <w:r w:rsidRPr="001D26F9">
        <w:rPr>
          <w:rFonts w:ascii="Times New Roman" w:hAnsi="Times New Roman" w:cs="Times New Roman"/>
          <w:i/>
          <w:iCs/>
          <w:sz w:val="24"/>
          <w:szCs w:val="24"/>
        </w:rPr>
        <w:t xml:space="preserve">Y claro que sean fortalecido los OPL pues los </w:t>
      </w:r>
      <w:r w:rsidR="00EA5D27" w:rsidRPr="001D26F9">
        <w:rPr>
          <w:rFonts w:ascii="Times New Roman" w:hAnsi="Times New Roman" w:cs="Times New Roman"/>
          <w:i/>
          <w:iCs/>
          <w:sz w:val="24"/>
          <w:szCs w:val="24"/>
        </w:rPr>
        <w:t xml:space="preserve">intereses </w:t>
      </w:r>
      <w:r w:rsidRPr="001D26F9">
        <w:rPr>
          <w:rFonts w:ascii="Times New Roman" w:hAnsi="Times New Roman" w:cs="Times New Roman"/>
          <w:i/>
          <w:iCs/>
          <w:sz w:val="24"/>
          <w:szCs w:val="24"/>
        </w:rPr>
        <w:t xml:space="preserve"> locales jugaban un papel fundamental y prácticamente se hacia  una captura de </w:t>
      </w:r>
      <w:r w:rsidR="00EA5D27" w:rsidRPr="001D26F9">
        <w:rPr>
          <w:rFonts w:ascii="Times New Roman" w:hAnsi="Times New Roman" w:cs="Times New Roman"/>
          <w:i/>
          <w:iCs/>
          <w:sz w:val="24"/>
          <w:szCs w:val="24"/>
        </w:rPr>
        <w:t>ellos; y</w:t>
      </w:r>
      <w:r w:rsidRPr="001D26F9">
        <w:rPr>
          <w:rFonts w:ascii="Times New Roman" w:hAnsi="Times New Roman" w:cs="Times New Roman"/>
          <w:i/>
          <w:iCs/>
          <w:sz w:val="24"/>
          <w:szCs w:val="24"/>
        </w:rPr>
        <w:t xml:space="preserve">  creo que se han fortalecido con esta designación </w:t>
      </w:r>
      <w:r w:rsidR="00EA5D27" w:rsidRPr="001D26F9">
        <w:rPr>
          <w:rFonts w:ascii="Times New Roman" w:hAnsi="Times New Roman" w:cs="Times New Roman"/>
          <w:i/>
          <w:iCs/>
          <w:sz w:val="24"/>
          <w:szCs w:val="24"/>
        </w:rPr>
        <w:t xml:space="preserve">que </w:t>
      </w:r>
      <w:r w:rsidRPr="001D26F9">
        <w:rPr>
          <w:rFonts w:ascii="Times New Roman" w:hAnsi="Times New Roman" w:cs="Times New Roman"/>
          <w:i/>
          <w:iCs/>
          <w:sz w:val="24"/>
          <w:szCs w:val="24"/>
        </w:rPr>
        <w:t>se realiza desde INE, y los OPL tienen muchas buenas prácticas e innovadores métodos.</w:t>
      </w:r>
    </w:p>
    <w:p w14:paraId="54F03892" w14:textId="02B11747" w:rsidR="006F3683" w:rsidRPr="001D26F9" w:rsidRDefault="006F3683" w:rsidP="00FA5A50">
      <w:pPr>
        <w:jc w:val="both"/>
        <w:rPr>
          <w:rFonts w:ascii="Times New Roman" w:hAnsi="Times New Roman" w:cs="Times New Roman"/>
          <w:i/>
          <w:iCs/>
          <w:sz w:val="24"/>
          <w:szCs w:val="24"/>
        </w:rPr>
      </w:pPr>
    </w:p>
    <w:p w14:paraId="1EB72610" w14:textId="56D12197" w:rsidR="006F3683" w:rsidRDefault="006F3683" w:rsidP="00FA5A50">
      <w:pPr>
        <w:jc w:val="both"/>
        <w:rPr>
          <w:rFonts w:ascii="Times New Roman" w:hAnsi="Times New Roman" w:cs="Times New Roman"/>
          <w:i/>
          <w:iCs/>
          <w:sz w:val="24"/>
          <w:szCs w:val="24"/>
        </w:rPr>
      </w:pPr>
    </w:p>
    <w:p w14:paraId="0485DB64" w14:textId="1E3E4FD1" w:rsidR="009A077D" w:rsidRDefault="009A077D" w:rsidP="00FA5A50">
      <w:pPr>
        <w:jc w:val="both"/>
        <w:rPr>
          <w:rFonts w:ascii="Times New Roman" w:hAnsi="Times New Roman" w:cs="Times New Roman"/>
          <w:i/>
          <w:iCs/>
          <w:sz w:val="24"/>
          <w:szCs w:val="24"/>
        </w:rPr>
      </w:pPr>
    </w:p>
    <w:p w14:paraId="5788B926" w14:textId="77777777" w:rsidR="009A077D" w:rsidRPr="001D26F9" w:rsidRDefault="009A077D" w:rsidP="00FA5A50">
      <w:pPr>
        <w:jc w:val="both"/>
        <w:rPr>
          <w:rFonts w:ascii="Times New Roman" w:hAnsi="Times New Roman" w:cs="Times New Roman"/>
          <w:i/>
          <w:iCs/>
          <w:sz w:val="24"/>
          <w:szCs w:val="24"/>
        </w:rPr>
      </w:pPr>
    </w:p>
    <w:p w14:paraId="733BF24D" w14:textId="77777777" w:rsidR="006F3683" w:rsidRPr="001D26F9" w:rsidRDefault="006F3683" w:rsidP="00FA5A50">
      <w:pPr>
        <w:jc w:val="both"/>
        <w:rPr>
          <w:rFonts w:ascii="Times New Roman" w:hAnsi="Times New Roman" w:cs="Times New Roman"/>
          <w:i/>
          <w:iCs/>
          <w:sz w:val="24"/>
          <w:szCs w:val="24"/>
        </w:rPr>
      </w:pPr>
    </w:p>
    <w:p w14:paraId="1DFC27F7" w14:textId="7725FBC1" w:rsidR="006F3683" w:rsidRDefault="006F3683" w:rsidP="00FA5A50">
      <w:pPr>
        <w:jc w:val="both"/>
        <w:rPr>
          <w:rFonts w:ascii="Times New Roman" w:hAnsi="Times New Roman" w:cs="Times New Roman"/>
          <w:i/>
          <w:iCs/>
          <w:sz w:val="24"/>
          <w:szCs w:val="24"/>
        </w:rPr>
      </w:pPr>
    </w:p>
    <w:p w14:paraId="1F38B242" w14:textId="23B536DB" w:rsidR="00275F10" w:rsidRPr="001D26F9" w:rsidRDefault="00275F10" w:rsidP="00FA5A50">
      <w:pPr>
        <w:jc w:val="both"/>
        <w:rPr>
          <w:rFonts w:ascii="Times New Roman" w:hAnsi="Times New Roman" w:cs="Times New Roman"/>
          <w:i/>
          <w:iCs/>
          <w:sz w:val="24"/>
          <w:szCs w:val="24"/>
        </w:rPr>
      </w:pPr>
      <w:r w:rsidRPr="00275F10">
        <w:rPr>
          <w:rFonts w:ascii="Times New Roman" w:hAnsi="Times New Roman" w:cs="Times New Roman"/>
          <w:i/>
          <w:iCs/>
          <w:noProof/>
          <w:sz w:val="24"/>
          <w:szCs w:val="24"/>
        </w:rPr>
        <w:lastRenderedPageBreak/>
        <w:drawing>
          <wp:anchor distT="0" distB="0" distL="114300" distR="114300" simplePos="0" relativeHeight="251659264" behindDoc="0" locked="0" layoutInCell="1" allowOverlap="1" wp14:anchorId="7A062A60" wp14:editId="454661F4">
            <wp:simplePos x="1087821" y="1198179"/>
            <wp:positionH relativeFrom="margin">
              <wp:align>center</wp:align>
            </wp:positionH>
            <wp:positionV relativeFrom="margin">
              <wp:align>top</wp:align>
            </wp:positionV>
            <wp:extent cx="2849586" cy="2849586"/>
            <wp:effectExtent l="0" t="0" r="8255" b="8255"/>
            <wp:wrapTopAndBottom/>
            <wp:docPr id="6" name="Imagen 5">
              <a:extLst xmlns:a="http://schemas.openxmlformats.org/drawingml/2006/main">
                <a:ext uri="{FF2B5EF4-FFF2-40B4-BE49-F238E27FC236}">
                  <a16:creationId xmlns:a16="http://schemas.microsoft.com/office/drawing/2014/main" id="{BB764673-622A-4088-8A72-B5A930861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B764673-622A-4088-8A72-B5A930861C93}"/>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8875" r="34876" b="1"/>
                    <a:stretch/>
                  </pic:blipFill>
                  <pic:spPr>
                    <a:xfrm>
                      <a:off x="0" y="0"/>
                      <a:ext cx="2849586" cy="2849586"/>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pic:spPr>
                </pic:pic>
              </a:graphicData>
            </a:graphic>
          </wp:anchor>
        </w:drawing>
      </w:r>
    </w:p>
    <w:p w14:paraId="4A4DAE9C" w14:textId="3828A861" w:rsidR="006F3683" w:rsidRPr="001D26F9" w:rsidRDefault="006F3683" w:rsidP="00275F10">
      <w:pPr>
        <w:pStyle w:val="Ttulo2"/>
        <w:jc w:val="center"/>
        <w:rPr>
          <w:rFonts w:ascii="Times New Roman" w:hAnsi="Times New Roman" w:cs="Times New Roman"/>
          <w:sz w:val="24"/>
          <w:szCs w:val="24"/>
        </w:rPr>
      </w:pPr>
      <w:bookmarkStart w:id="3" w:name="_Toc46286614"/>
      <w:r w:rsidRPr="001D26F9">
        <w:rPr>
          <w:rFonts w:ascii="Times New Roman" w:hAnsi="Times New Roman" w:cs="Times New Roman"/>
          <w:sz w:val="24"/>
          <w:szCs w:val="24"/>
        </w:rPr>
        <w:t>Carla Astrid Humphrey Jordan</w:t>
      </w:r>
      <w:bookmarkEnd w:id="3"/>
    </w:p>
    <w:p w14:paraId="213068DF" w14:textId="77777777" w:rsidR="006F3683" w:rsidRPr="001D26F9" w:rsidRDefault="006F3683" w:rsidP="00FA5A50">
      <w:pPr>
        <w:jc w:val="both"/>
        <w:rPr>
          <w:rFonts w:ascii="Times New Roman" w:hAnsi="Times New Roman" w:cs="Times New Roman"/>
          <w:sz w:val="24"/>
          <w:szCs w:val="24"/>
        </w:rPr>
      </w:pPr>
    </w:p>
    <w:p w14:paraId="5933F074" w14:textId="21C4AA53" w:rsidR="006F3683" w:rsidRPr="001D26F9" w:rsidRDefault="006F3683"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En su carrera como abogada de más de 23 años le han  permitido interiorizar en el consejo general del INE, algo que le permitió ser consejera electoral en el instituto electoral de la Ciudad de México, también puedo ser parte del tribunal electoral del poder judicial de la Federación. Por otro </w:t>
      </w:r>
      <w:r w:rsidR="008952C7" w:rsidRPr="001D26F9">
        <w:rPr>
          <w:rFonts w:ascii="Times New Roman" w:hAnsi="Times New Roman" w:cs="Times New Roman"/>
          <w:sz w:val="24"/>
          <w:szCs w:val="24"/>
        </w:rPr>
        <w:t>lado,</w:t>
      </w:r>
      <w:r w:rsidRPr="001D26F9">
        <w:rPr>
          <w:rFonts w:ascii="Times New Roman" w:hAnsi="Times New Roman" w:cs="Times New Roman"/>
          <w:sz w:val="24"/>
          <w:szCs w:val="24"/>
        </w:rPr>
        <w:t xml:space="preserve"> tiene una trayectoria internacional</w:t>
      </w:r>
      <w:r w:rsidR="00880A7C" w:rsidRPr="001D26F9">
        <w:rPr>
          <w:rFonts w:ascii="Times New Roman" w:hAnsi="Times New Roman" w:cs="Times New Roman"/>
          <w:sz w:val="24"/>
          <w:szCs w:val="24"/>
        </w:rPr>
        <w:t xml:space="preserve">, en distintas misiones en países de América latina </w:t>
      </w:r>
      <w:r w:rsidR="00CE2BA8" w:rsidRPr="001D26F9">
        <w:rPr>
          <w:rFonts w:ascii="Times New Roman" w:hAnsi="Times New Roman" w:cs="Times New Roman"/>
          <w:sz w:val="24"/>
          <w:szCs w:val="24"/>
        </w:rPr>
        <w:t>, y en distintos cargos en los que ha estado como UN mujeres.</w:t>
      </w:r>
    </w:p>
    <w:p w14:paraId="10C6FAE9" w14:textId="15764819" w:rsidR="00CE2BA8" w:rsidRPr="001D26F9" w:rsidRDefault="00CE2BA8"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Son los tres los retos </w:t>
      </w:r>
      <w:r w:rsidR="00D045F1" w:rsidRPr="001D26F9">
        <w:rPr>
          <w:rFonts w:ascii="Times New Roman" w:hAnsi="Times New Roman" w:cs="Times New Roman"/>
          <w:sz w:val="24"/>
          <w:szCs w:val="24"/>
        </w:rPr>
        <w:t xml:space="preserve">por los que pasa el INE </w:t>
      </w:r>
    </w:p>
    <w:p w14:paraId="75B8A844" w14:textId="7A8BC968" w:rsidR="00D045F1" w:rsidRPr="001D26F9" w:rsidRDefault="00D045F1" w:rsidP="00FA5A50">
      <w:pPr>
        <w:pStyle w:val="Prrafodelista"/>
        <w:numPr>
          <w:ilvl w:val="0"/>
          <w:numId w:val="2"/>
        </w:numPr>
        <w:jc w:val="both"/>
        <w:rPr>
          <w:rFonts w:ascii="Times New Roman" w:hAnsi="Times New Roman" w:cs="Times New Roman"/>
          <w:sz w:val="24"/>
          <w:szCs w:val="24"/>
        </w:rPr>
      </w:pPr>
      <w:r w:rsidRPr="001D26F9">
        <w:rPr>
          <w:rFonts w:ascii="Times New Roman" w:hAnsi="Times New Roman" w:cs="Times New Roman"/>
          <w:sz w:val="24"/>
          <w:szCs w:val="24"/>
        </w:rPr>
        <w:t xml:space="preserve">En materia  de equidad en </w:t>
      </w:r>
      <w:r w:rsidR="00526CFF" w:rsidRPr="001D26F9">
        <w:rPr>
          <w:rFonts w:ascii="Times New Roman" w:hAnsi="Times New Roman" w:cs="Times New Roman"/>
          <w:sz w:val="24"/>
          <w:szCs w:val="24"/>
        </w:rPr>
        <w:t>las contiendas electorales.</w:t>
      </w:r>
    </w:p>
    <w:p w14:paraId="5FBA8A33" w14:textId="58B66646" w:rsidR="00526CFF" w:rsidRPr="001D26F9" w:rsidRDefault="00526CFF" w:rsidP="00FA5A50">
      <w:pPr>
        <w:pStyle w:val="Prrafodelista"/>
        <w:numPr>
          <w:ilvl w:val="0"/>
          <w:numId w:val="2"/>
        </w:numPr>
        <w:jc w:val="both"/>
        <w:rPr>
          <w:rFonts w:ascii="Times New Roman" w:hAnsi="Times New Roman" w:cs="Times New Roman"/>
          <w:sz w:val="24"/>
          <w:szCs w:val="24"/>
        </w:rPr>
      </w:pPr>
      <w:r w:rsidRPr="001D26F9">
        <w:rPr>
          <w:rFonts w:ascii="Times New Roman" w:hAnsi="Times New Roman" w:cs="Times New Roman"/>
          <w:sz w:val="24"/>
          <w:szCs w:val="24"/>
        </w:rPr>
        <w:t xml:space="preserve">Eficiencia y </w:t>
      </w:r>
      <w:r w:rsidR="00043122" w:rsidRPr="001D26F9">
        <w:rPr>
          <w:rFonts w:ascii="Times New Roman" w:hAnsi="Times New Roman" w:cs="Times New Roman"/>
          <w:sz w:val="24"/>
          <w:szCs w:val="24"/>
        </w:rPr>
        <w:t xml:space="preserve"> abatimiento de costos, por los que están pasando por la modernización.</w:t>
      </w:r>
    </w:p>
    <w:p w14:paraId="687E5E39" w14:textId="45F414FC" w:rsidR="00043122" w:rsidRPr="001D26F9" w:rsidRDefault="009C1E54" w:rsidP="00FA5A50">
      <w:pPr>
        <w:pStyle w:val="Prrafodelista"/>
        <w:numPr>
          <w:ilvl w:val="0"/>
          <w:numId w:val="2"/>
        </w:numPr>
        <w:jc w:val="both"/>
        <w:rPr>
          <w:rFonts w:ascii="Times New Roman" w:hAnsi="Times New Roman" w:cs="Times New Roman"/>
          <w:sz w:val="24"/>
          <w:szCs w:val="24"/>
        </w:rPr>
      </w:pPr>
      <w:r w:rsidRPr="001D26F9">
        <w:rPr>
          <w:rFonts w:ascii="Times New Roman" w:hAnsi="Times New Roman" w:cs="Times New Roman"/>
          <w:sz w:val="24"/>
          <w:szCs w:val="24"/>
        </w:rPr>
        <w:t>Consolidación de la participación democrática por aumentar esta participación.</w:t>
      </w:r>
    </w:p>
    <w:p w14:paraId="3FD5F3F8" w14:textId="4BFBADCB" w:rsidR="009C1E54" w:rsidRPr="001D26F9" w:rsidRDefault="00600F62"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Para la equidad de la contienda en la </w:t>
      </w:r>
      <w:r w:rsidR="009C1E54" w:rsidRPr="001D26F9">
        <w:rPr>
          <w:rFonts w:ascii="Times New Roman" w:hAnsi="Times New Roman" w:cs="Times New Roman"/>
          <w:sz w:val="24"/>
          <w:szCs w:val="24"/>
        </w:rPr>
        <w:t xml:space="preserve"> fiscalización de los recursos</w:t>
      </w:r>
      <w:r w:rsidR="00693A59" w:rsidRPr="001D26F9">
        <w:rPr>
          <w:rFonts w:ascii="Times New Roman" w:hAnsi="Times New Roman" w:cs="Times New Roman"/>
          <w:sz w:val="24"/>
          <w:szCs w:val="24"/>
        </w:rPr>
        <w:t xml:space="preserve">, se ha avanzado </w:t>
      </w:r>
      <w:r w:rsidR="009F55F2" w:rsidRPr="001D26F9">
        <w:rPr>
          <w:rFonts w:ascii="Times New Roman" w:hAnsi="Times New Roman" w:cs="Times New Roman"/>
          <w:sz w:val="24"/>
          <w:szCs w:val="24"/>
        </w:rPr>
        <w:t xml:space="preserve">en 2014 en la </w:t>
      </w:r>
      <w:r w:rsidR="00F155DE" w:rsidRPr="001D26F9">
        <w:rPr>
          <w:rFonts w:ascii="Times New Roman" w:hAnsi="Times New Roman" w:cs="Times New Roman"/>
          <w:sz w:val="24"/>
          <w:szCs w:val="24"/>
        </w:rPr>
        <w:t>nacionalización</w:t>
      </w:r>
      <w:r w:rsidR="009F55F2" w:rsidRPr="001D26F9">
        <w:rPr>
          <w:rFonts w:ascii="Times New Roman" w:hAnsi="Times New Roman" w:cs="Times New Roman"/>
          <w:sz w:val="24"/>
          <w:szCs w:val="24"/>
        </w:rPr>
        <w:t xml:space="preserve"> con este modelo, son constitucionalizado inmunidades están directamente relacionados con el uso o mal uso o abuso de recursos en las campañas electorales y se ha avanzado en un sistema de contabilidad en línea qué hace más eficiente una verificación</w:t>
      </w:r>
      <w:r w:rsidR="00E556A6" w:rsidRPr="001D26F9">
        <w:rPr>
          <w:rFonts w:ascii="Times New Roman" w:hAnsi="Times New Roman" w:cs="Times New Roman"/>
          <w:sz w:val="24"/>
          <w:szCs w:val="24"/>
        </w:rPr>
        <w:t>; sin embargo los retos esta en los que no se reporta</w:t>
      </w:r>
      <w:r w:rsidR="006C2F7C" w:rsidRPr="001D26F9">
        <w:rPr>
          <w:rFonts w:ascii="Times New Roman" w:hAnsi="Times New Roman" w:cs="Times New Roman"/>
          <w:sz w:val="24"/>
          <w:szCs w:val="24"/>
        </w:rPr>
        <w:t>, en el uso de recurso en efectivo o en especie</w:t>
      </w:r>
      <w:r w:rsidR="004642B6" w:rsidRPr="001D26F9">
        <w:rPr>
          <w:rFonts w:ascii="Times New Roman" w:hAnsi="Times New Roman" w:cs="Times New Roman"/>
          <w:sz w:val="24"/>
          <w:szCs w:val="24"/>
        </w:rPr>
        <w:t xml:space="preserve"> que no pasa directamente por las arcas de los partidos o candidatos </w:t>
      </w:r>
      <w:r w:rsidR="006B6817" w:rsidRPr="001D26F9">
        <w:rPr>
          <w:rFonts w:ascii="Times New Roman" w:hAnsi="Times New Roman" w:cs="Times New Roman"/>
          <w:sz w:val="24"/>
          <w:szCs w:val="24"/>
        </w:rPr>
        <w:t xml:space="preserve">, que se podría prestar en el lavado de dinero. </w:t>
      </w:r>
    </w:p>
    <w:p w14:paraId="05CD3C65" w14:textId="0B5B7154" w:rsidR="009746DB" w:rsidRPr="001D26F9" w:rsidRDefault="004C3B42" w:rsidP="00FA5A50">
      <w:pPr>
        <w:jc w:val="both"/>
        <w:rPr>
          <w:rFonts w:ascii="Times New Roman" w:hAnsi="Times New Roman" w:cs="Times New Roman"/>
          <w:sz w:val="24"/>
          <w:szCs w:val="24"/>
        </w:rPr>
      </w:pPr>
      <w:r w:rsidRPr="001D26F9">
        <w:rPr>
          <w:rFonts w:ascii="Times New Roman" w:hAnsi="Times New Roman" w:cs="Times New Roman"/>
          <w:sz w:val="24"/>
          <w:szCs w:val="24"/>
        </w:rPr>
        <w:t>Asimismo de los retos e innovaciones que se tiene qué implementar en el INE retos ecológicos, fiscales y democráticos elevando la participación.</w:t>
      </w:r>
    </w:p>
    <w:p w14:paraId="389C69E2" w14:textId="77777777" w:rsidR="00A315DB" w:rsidRPr="001D26F9" w:rsidRDefault="00A315D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877D222" w14:textId="77777777" w:rsidR="00275F10" w:rsidRDefault="00275F10"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ECC63DE" w14:textId="77777777" w:rsidR="002E3978" w:rsidRDefault="002E397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53E1EA4" w14:textId="77777777" w:rsidR="002E3978" w:rsidRDefault="002E397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BEA9E77" w14:textId="32201E7B" w:rsidR="00077DEB" w:rsidRPr="001D26F9" w:rsidRDefault="00077DE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Diputada Verónica Juárez Piña PRD  Coordinadora Parlamentaria</w:t>
      </w:r>
    </w:p>
    <w:p w14:paraId="48A45992" w14:textId="61AE98DC" w:rsidR="00884BB8" w:rsidRPr="001D26F9" w:rsidRDefault="00884BB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sobre su planteamiento para fiscalizar que  los recursos de los partidos para el empoderamiento de las mujeres se utilicen verdaderamente para ese fin y como aseguraría el financiamiento a las campañas ya medios para las mujeres.</w:t>
      </w:r>
    </w:p>
    <w:p w14:paraId="429EF468" w14:textId="124CA2AD" w:rsidR="00E71B35"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71B35" w:rsidRPr="001D26F9">
        <w:rPr>
          <w:rFonts w:ascii="Times New Roman" w:eastAsia="Times New Roman" w:hAnsi="Times New Roman" w:cs="Times New Roman"/>
          <w:i/>
          <w:iCs/>
          <w:color w:val="050505"/>
          <w:sz w:val="24"/>
          <w:szCs w:val="24"/>
          <w:lang w:eastAsia="es-MX"/>
        </w:rPr>
        <w:t xml:space="preserve">Como parte del Consejo Federal del IFEDF, propusimos exactamente esto, esta determinación para  poder tener un porcentaje de financiamiento público para la capacitación y liderazgo de </w:t>
      </w:r>
      <w:r w:rsidR="00364AC3" w:rsidRPr="001D26F9">
        <w:rPr>
          <w:rFonts w:ascii="Times New Roman" w:eastAsia="Times New Roman" w:hAnsi="Times New Roman" w:cs="Times New Roman"/>
          <w:i/>
          <w:iCs/>
          <w:color w:val="050505"/>
          <w:sz w:val="24"/>
          <w:szCs w:val="24"/>
          <w:lang w:eastAsia="es-MX"/>
        </w:rPr>
        <w:t>mujeres, una</w:t>
      </w:r>
      <w:r w:rsidR="00E71B35" w:rsidRPr="001D26F9">
        <w:rPr>
          <w:rFonts w:ascii="Times New Roman" w:eastAsia="Times New Roman" w:hAnsi="Times New Roman" w:cs="Times New Roman"/>
          <w:i/>
          <w:iCs/>
          <w:color w:val="050505"/>
          <w:sz w:val="24"/>
          <w:szCs w:val="24"/>
          <w:lang w:eastAsia="es-MX"/>
        </w:rPr>
        <w:t xml:space="preserve"> propuesta que hicimos las y los consejeros en su momento,  y hay que buscar la mejor forma a la participación no sólo en las mujeres, sino que </w:t>
      </w:r>
      <w:r w:rsidR="00CC6040" w:rsidRPr="001D26F9">
        <w:rPr>
          <w:rFonts w:ascii="Times New Roman" w:eastAsia="Times New Roman" w:hAnsi="Times New Roman" w:cs="Times New Roman"/>
          <w:i/>
          <w:iCs/>
          <w:color w:val="050505"/>
          <w:sz w:val="24"/>
          <w:szCs w:val="24"/>
          <w:lang w:eastAsia="es-MX"/>
        </w:rPr>
        <w:t>b</w:t>
      </w:r>
      <w:r w:rsidR="00E71B35" w:rsidRPr="001D26F9">
        <w:rPr>
          <w:rFonts w:ascii="Times New Roman" w:eastAsia="Times New Roman" w:hAnsi="Times New Roman" w:cs="Times New Roman"/>
          <w:i/>
          <w:iCs/>
          <w:color w:val="050505"/>
          <w:sz w:val="24"/>
          <w:szCs w:val="24"/>
          <w:lang w:eastAsia="es-MX"/>
        </w:rPr>
        <w:t>uscar las mejores condiciones para participar en ese contexto en aparecer realmente decir qué línea ha hecho esfuerzos para tener cada vez mejores acuerdos para ver a qué se dedican los recursos para este tema y seguir insistiendo que tienen que ser para labores sustanciales, cómo capacitación</w:t>
      </w:r>
      <w:r w:rsidR="00CC6040" w:rsidRPr="001D26F9">
        <w:rPr>
          <w:rFonts w:ascii="Times New Roman" w:eastAsia="Times New Roman" w:hAnsi="Times New Roman" w:cs="Times New Roman"/>
          <w:i/>
          <w:iCs/>
          <w:color w:val="050505"/>
          <w:sz w:val="24"/>
          <w:szCs w:val="24"/>
          <w:lang w:eastAsia="es-MX"/>
        </w:rPr>
        <w:t>,</w:t>
      </w:r>
      <w:r w:rsidR="00E71B35" w:rsidRPr="001D26F9">
        <w:rPr>
          <w:rFonts w:ascii="Times New Roman" w:eastAsia="Times New Roman" w:hAnsi="Times New Roman" w:cs="Times New Roman"/>
          <w:i/>
          <w:iCs/>
          <w:color w:val="050505"/>
          <w:sz w:val="24"/>
          <w:szCs w:val="24"/>
          <w:lang w:eastAsia="es-MX"/>
        </w:rPr>
        <w:t xml:space="preserve"> para el congreso</w:t>
      </w:r>
      <w:r w:rsidR="00CA7469" w:rsidRPr="001D26F9">
        <w:rPr>
          <w:rFonts w:ascii="Times New Roman" w:eastAsia="Times New Roman" w:hAnsi="Times New Roman" w:cs="Times New Roman"/>
          <w:i/>
          <w:iCs/>
          <w:color w:val="050505"/>
          <w:sz w:val="24"/>
          <w:szCs w:val="24"/>
          <w:lang w:eastAsia="es-MX"/>
        </w:rPr>
        <w:t>,</w:t>
      </w:r>
      <w:r w:rsidR="00E71B35" w:rsidRPr="001D26F9">
        <w:rPr>
          <w:rFonts w:ascii="Times New Roman" w:eastAsia="Times New Roman" w:hAnsi="Times New Roman" w:cs="Times New Roman"/>
          <w:i/>
          <w:iCs/>
          <w:color w:val="050505"/>
          <w:sz w:val="24"/>
          <w:szCs w:val="24"/>
          <w:lang w:eastAsia="es-MX"/>
        </w:rPr>
        <w:t xml:space="preserve"> p</w:t>
      </w:r>
      <w:r w:rsidR="00CA7469" w:rsidRPr="001D26F9">
        <w:rPr>
          <w:rFonts w:ascii="Times New Roman" w:eastAsia="Times New Roman" w:hAnsi="Times New Roman" w:cs="Times New Roman"/>
          <w:i/>
          <w:iCs/>
          <w:color w:val="050505"/>
          <w:sz w:val="24"/>
          <w:szCs w:val="24"/>
          <w:lang w:eastAsia="es-MX"/>
        </w:rPr>
        <w:t xml:space="preserve">ropias </w:t>
      </w:r>
      <w:r w:rsidR="00E71B35" w:rsidRPr="001D26F9">
        <w:rPr>
          <w:rFonts w:ascii="Times New Roman" w:eastAsia="Times New Roman" w:hAnsi="Times New Roman" w:cs="Times New Roman"/>
          <w:i/>
          <w:iCs/>
          <w:color w:val="050505"/>
          <w:sz w:val="24"/>
          <w:szCs w:val="24"/>
          <w:lang w:eastAsia="es-MX"/>
        </w:rPr>
        <w:t xml:space="preserve">en general que ayudan a las mujeres a posicionarse. </w:t>
      </w:r>
    </w:p>
    <w:p w14:paraId="40E49D41" w14:textId="4650F03A" w:rsidR="00AF3DD1" w:rsidRPr="001D26F9" w:rsidRDefault="00E71B35"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Y también ha visto que algunos partidos políticos han hecho una disparidad en la asignación de los recursos para mujeres y hombres, y también tiempo en medios de comunicación si bien están en plena autonomía de los partidos políticos parece necesario adoptar criterios como</w:t>
      </w:r>
      <w:r w:rsidRPr="001D26F9">
        <w:rPr>
          <w:rFonts w:ascii="Times New Roman" w:eastAsia="Times New Roman" w:hAnsi="Times New Roman" w:cs="Times New Roman"/>
          <w:b/>
          <w:bCs/>
          <w:color w:val="050505"/>
          <w:sz w:val="24"/>
          <w:szCs w:val="24"/>
          <w:lang w:eastAsia="es-MX"/>
        </w:rPr>
        <w:t xml:space="preserve"> </w:t>
      </w:r>
      <w:r w:rsidRPr="001D26F9">
        <w:rPr>
          <w:rFonts w:ascii="Times New Roman" w:eastAsia="Times New Roman" w:hAnsi="Times New Roman" w:cs="Times New Roman"/>
          <w:i/>
          <w:iCs/>
          <w:color w:val="050505"/>
          <w:sz w:val="24"/>
          <w:szCs w:val="24"/>
          <w:lang w:eastAsia="es-MX"/>
        </w:rPr>
        <w:t>la paridad total o como la incorporación del principio de paridad a la constitución.</w:t>
      </w:r>
    </w:p>
    <w:p w14:paraId="2A1CBD9C" w14:textId="58BB56BD" w:rsidR="00CC6040" w:rsidRPr="001D26F9" w:rsidRDefault="00CC604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Y da un ejemplo de Brasil en el cual si hay </w:t>
      </w:r>
      <w:r w:rsidR="008631D7" w:rsidRPr="001D26F9">
        <w:rPr>
          <w:rFonts w:ascii="Times New Roman" w:eastAsia="Times New Roman" w:hAnsi="Times New Roman" w:cs="Times New Roman"/>
          <w:i/>
          <w:iCs/>
          <w:color w:val="050505"/>
          <w:sz w:val="24"/>
          <w:szCs w:val="24"/>
          <w:lang w:eastAsia="es-MX"/>
        </w:rPr>
        <w:t>algún</w:t>
      </w:r>
      <w:r w:rsidRPr="001D26F9">
        <w:rPr>
          <w:rFonts w:ascii="Times New Roman" w:eastAsia="Times New Roman" w:hAnsi="Times New Roman" w:cs="Times New Roman"/>
          <w:i/>
          <w:iCs/>
          <w:color w:val="050505"/>
          <w:sz w:val="24"/>
          <w:szCs w:val="24"/>
          <w:lang w:eastAsia="es-MX"/>
        </w:rPr>
        <w:t xml:space="preserve"> agravio a una candidata en violencia </w:t>
      </w:r>
      <w:r w:rsidR="008631D7" w:rsidRPr="001D26F9">
        <w:rPr>
          <w:rFonts w:ascii="Times New Roman" w:eastAsia="Times New Roman" w:hAnsi="Times New Roman" w:cs="Times New Roman"/>
          <w:i/>
          <w:iCs/>
          <w:color w:val="050505"/>
          <w:sz w:val="24"/>
          <w:szCs w:val="24"/>
          <w:lang w:eastAsia="es-MX"/>
        </w:rPr>
        <w:t>política, se</w:t>
      </w:r>
      <w:r w:rsidRPr="001D26F9">
        <w:rPr>
          <w:rFonts w:ascii="Times New Roman" w:eastAsia="Times New Roman" w:hAnsi="Times New Roman" w:cs="Times New Roman"/>
          <w:i/>
          <w:iCs/>
          <w:color w:val="050505"/>
          <w:sz w:val="24"/>
          <w:szCs w:val="24"/>
          <w:lang w:eastAsia="es-MX"/>
        </w:rPr>
        <w:t xml:space="preserve"> le quitan tiempo en los medios de comunicación a los partidos y se le asigna a la candidata para compensar el tema de violencia política.</w:t>
      </w:r>
    </w:p>
    <w:p w14:paraId="652E0C73" w14:textId="1A9D410D" w:rsidR="00CE6D56"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4D614B37" w14:textId="00EB542B" w:rsidR="00C74928" w:rsidRPr="001D26F9" w:rsidRDefault="00C7492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sobre la forma en la que se podrían lograr ahorros y también cuestiona sobre la participación ciudadana, y pide su opinión sobre las consultas ciudadanas para apoyar el desarrollo y fortalecimiento de la ciudadanía.</w:t>
      </w:r>
    </w:p>
    <w:p w14:paraId="5BC059E6" w14:textId="77777777" w:rsidR="00D77C03"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77C03" w:rsidRPr="001D26F9">
        <w:rPr>
          <w:rFonts w:ascii="Times New Roman" w:eastAsia="Times New Roman" w:hAnsi="Times New Roman" w:cs="Times New Roman"/>
          <w:i/>
          <w:iCs/>
          <w:color w:val="050505"/>
          <w:sz w:val="24"/>
          <w:szCs w:val="24"/>
          <w:lang w:eastAsia="es-MX"/>
        </w:rPr>
        <w:t xml:space="preserve">Con respecto a los ahorros se tiene que hacer frente a los reclamos ciudadanos que se han hecho desde hace mucho tiempo, porque nuestra democracia es muy cara, y para esto un gran aliado son las herramientas informáticas y la tecnología, creo que la pandemia nos ha enseñado que esto ayuda a cortar distancia y utilizar menos recursos y seguir conectados; y creo que el INE va tarde por lo menos en el uso de distintos instrumentos y herramientas que le ayuden a ser mejor y con menores costos y en menor tiempo las labores que debe de realizar.  </w:t>
      </w:r>
    </w:p>
    <w:p w14:paraId="2ACA4A57" w14:textId="30A76ED5" w:rsidR="00AF3DD1" w:rsidRPr="001D26F9" w:rsidRDefault="00D77C03"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Un ejemplo podría ser el monitoreo de los votos de manera informática en el cual  conozcamos los resultados de manera inmediata, y esto aporta  recortando  costos, aportando a la certeza, garantizando una mayor participación ciudadana</w:t>
      </w:r>
      <w:r w:rsidR="005E0F4F" w:rsidRPr="001D26F9">
        <w:rPr>
          <w:rFonts w:ascii="Times New Roman" w:eastAsia="Times New Roman" w:hAnsi="Times New Roman" w:cs="Times New Roman"/>
          <w:i/>
          <w:iCs/>
          <w:color w:val="050505"/>
          <w:sz w:val="24"/>
          <w:szCs w:val="24"/>
          <w:lang w:eastAsia="es-MX"/>
        </w:rPr>
        <w:t>.</w:t>
      </w:r>
    </w:p>
    <w:p w14:paraId="10CF45F0" w14:textId="77777777" w:rsidR="005E0F4F" w:rsidRPr="001D26F9" w:rsidRDefault="005E0F4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2539DC6" w14:textId="7FB7E3E4" w:rsidR="005E0F4F" w:rsidRPr="001D26F9" w:rsidRDefault="005E0F4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Las consultas y la </w:t>
      </w:r>
      <w:r w:rsidR="00E520B4" w:rsidRPr="001D26F9">
        <w:rPr>
          <w:rFonts w:ascii="Times New Roman" w:eastAsia="Times New Roman" w:hAnsi="Times New Roman" w:cs="Times New Roman"/>
          <w:i/>
          <w:iCs/>
          <w:color w:val="050505"/>
          <w:sz w:val="24"/>
          <w:szCs w:val="24"/>
          <w:lang w:eastAsia="es-MX"/>
        </w:rPr>
        <w:t xml:space="preserve">participación: </w:t>
      </w:r>
      <w:r w:rsidRPr="001D26F9">
        <w:rPr>
          <w:rFonts w:ascii="Times New Roman" w:eastAsia="Times New Roman" w:hAnsi="Times New Roman" w:cs="Times New Roman"/>
          <w:i/>
          <w:iCs/>
          <w:color w:val="050505"/>
          <w:sz w:val="24"/>
          <w:szCs w:val="24"/>
          <w:lang w:eastAsia="es-MX"/>
        </w:rPr>
        <w:t xml:space="preserve">creo que los mecanismos </w:t>
      </w:r>
      <w:r w:rsidR="00E520B4" w:rsidRPr="001D26F9">
        <w:rPr>
          <w:rFonts w:ascii="Times New Roman" w:eastAsia="Times New Roman" w:hAnsi="Times New Roman" w:cs="Times New Roman"/>
          <w:i/>
          <w:iCs/>
          <w:color w:val="050505"/>
          <w:sz w:val="24"/>
          <w:szCs w:val="24"/>
          <w:lang w:eastAsia="es-MX"/>
        </w:rPr>
        <w:t xml:space="preserve"> de </w:t>
      </w:r>
      <w:r w:rsidRPr="001D26F9">
        <w:rPr>
          <w:rFonts w:ascii="Times New Roman" w:eastAsia="Times New Roman" w:hAnsi="Times New Roman" w:cs="Times New Roman"/>
          <w:i/>
          <w:iCs/>
          <w:color w:val="050505"/>
          <w:sz w:val="24"/>
          <w:szCs w:val="24"/>
          <w:lang w:eastAsia="es-MX"/>
        </w:rPr>
        <w:t>democracia directa no ha</w:t>
      </w:r>
      <w:r w:rsidR="00E520B4" w:rsidRPr="001D26F9">
        <w:rPr>
          <w:rFonts w:ascii="Times New Roman" w:eastAsia="Times New Roman" w:hAnsi="Times New Roman" w:cs="Times New Roman"/>
          <w:i/>
          <w:iCs/>
          <w:color w:val="050505"/>
          <w:sz w:val="24"/>
          <w:szCs w:val="24"/>
          <w:lang w:eastAsia="es-MX"/>
        </w:rPr>
        <w:t>n</w:t>
      </w:r>
      <w:r w:rsidRPr="001D26F9">
        <w:rPr>
          <w:rFonts w:ascii="Times New Roman" w:eastAsia="Times New Roman" w:hAnsi="Times New Roman" w:cs="Times New Roman"/>
          <w:i/>
          <w:iCs/>
          <w:color w:val="050505"/>
          <w:sz w:val="24"/>
          <w:szCs w:val="24"/>
          <w:lang w:eastAsia="es-MX"/>
        </w:rPr>
        <w:t xml:space="preserve"> sido muy utilizados en nuestro país a nivel nacional, a nivel local hay evidencias  con especto al presupuesto participativo, con consulta ciudadana, comités vecinales, pero creo que hay que impulsar a que  la ciudadanía determine el rumbo de nuestro </w:t>
      </w:r>
      <w:r w:rsidR="002E7D91" w:rsidRPr="001D26F9">
        <w:rPr>
          <w:rFonts w:ascii="Times New Roman" w:eastAsia="Times New Roman" w:hAnsi="Times New Roman" w:cs="Times New Roman"/>
          <w:i/>
          <w:iCs/>
          <w:color w:val="050505"/>
          <w:sz w:val="24"/>
          <w:szCs w:val="24"/>
          <w:lang w:eastAsia="es-MX"/>
        </w:rPr>
        <w:t>país</w:t>
      </w:r>
      <w:r w:rsidRPr="001D26F9">
        <w:rPr>
          <w:rFonts w:ascii="Times New Roman" w:eastAsia="Times New Roman" w:hAnsi="Times New Roman" w:cs="Times New Roman"/>
          <w:i/>
          <w:iCs/>
          <w:color w:val="050505"/>
          <w:sz w:val="24"/>
          <w:szCs w:val="24"/>
          <w:lang w:eastAsia="es-MX"/>
        </w:rPr>
        <w:t xml:space="preserve">. Y creo que estas son </w:t>
      </w:r>
      <w:r w:rsidR="00E520B4" w:rsidRPr="001D26F9">
        <w:rPr>
          <w:rFonts w:ascii="Times New Roman" w:eastAsia="Times New Roman" w:hAnsi="Times New Roman" w:cs="Times New Roman"/>
          <w:i/>
          <w:iCs/>
          <w:color w:val="050505"/>
          <w:sz w:val="24"/>
          <w:szCs w:val="24"/>
          <w:lang w:eastAsia="es-MX"/>
        </w:rPr>
        <w:t>herramientas</w:t>
      </w:r>
      <w:r w:rsidRPr="001D26F9">
        <w:rPr>
          <w:rFonts w:ascii="Times New Roman" w:eastAsia="Times New Roman" w:hAnsi="Times New Roman" w:cs="Times New Roman"/>
          <w:i/>
          <w:iCs/>
          <w:color w:val="050505"/>
          <w:sz w:val="24"/>
          <w:szCs w:val="24"/>
          <w:lang w:eastAsia="es-MX"/>
        </w:rPr>
        <w:t xml:space="preserve"> que tenemos que seguir utilizando, tenemos que provocar que los ciudadanos tengan te participar, que propongan y tener una responsabilidad como autoridad.</w:t>
      </w:r>
    </w:p>
    <w:p w14:paraId="506A299D" w14:textId="3B55AFA7" w:rsidR="00CE6D56" w:rsidRPr="001D26F9" w:rsidRDefault="00CE6D5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61405E13" w14:textId="33917339" w:rsidR="005C5218" w:rsidRPr="001D26F9" w:rsidRDefault="005C521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hace un cuestionamiento en materia de paridad de género y pide sus aportaciones puntuales en torno a ese tema y cómo podría garantizarse la equidad de las contiendas electorales, y en su caso que  reforma se necesitarían.</w:t>
      </w:r>
    </w:p>
    <w:p w14:paraId="18A0F8BF" w14:textId="77777777" w:rsidR="00E04D66"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04D66" w:rsidRPr="001D26F9">
        <w:rPr>
          <w:rFonts w:ascii="Times New Roman" w:eastAsia="Times New Roman" w:hAnsi="Times New Roman" w:cs="Times New Roman"/>
          <w:b/>
          <w:bCs/>
          <w:color w:val="050505"/>
          <w:sz w:val="24"/>
          <w:szCs w:val="24"/>
          <w:lang w:eastAsia="es-MX"/>
        </w:rPr>
        <w:t xml:space="preserve"> </w:t>
      </w:r>
    </w:p>
    <w:p w14:paraId="54737B17" w14:textId="65FA1AF9" w:rsidR="00AF3DD1" w:rsidRPr="001D26F9" w:rsidRDefault="00E04D66"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lastRenderedPageBreak/>
        <w:t>A partir de 2006 cuando ya era consejera, solo se exigirá una cuota para los partidos políticos, todas estas votaciones cada vez cumplían en una primera instancia, pero ya en las sustituciones dejaron de cumplir con el género, y poquito más de 95% me quede sola en estas votaciones, porque creía que era un requisito más para el registro de las listas y que no valía más que una sanción de carácter económico,  por no cumplir con la cuota y garantizar a las mujeres estos espacios, por lo cual a la postre el Tribunal Electoral del Poder Judicial Federal avalo esta visión  de que si no se cumple con la cuota hoy obligatoria con el principio de paridad, la sanción debe de ser él no registro de las listas, es un ejemplo importante de como partidos  y autoridades podemos construir estos mecanismos que les permitan a ellos elegir libremente a sus candidatos pero también cumplir en este caso con el principio de paridad  y el acceso a las mujeres a los espacios de decisión pública.</w:t>
      </w:r>
    </w:p>
    <w:p w14:paraId="46E9B59F" w14:textId="5D2250FD" w:rsidR="00B62B65" w:rsidRPr="001D26F9" w:rsidRDefault="00B62B65"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La equidad de las contiendas electorales me parece trascendental desde 1997 que inician labores en el IFE hoy INE, y es una de las materias en las que me especializado y qué es un pilar para una contienda equitativa, sin duda hay muchos mecanismos para garantizarla,  pero hay que dejar de lado el método perfecto y sin duda alguna hay que seguir reformando reglamentos, normas, para acercarnos al modelo de fiscalización qué queremos, pero ahora hay que seguir la ruta del dinero que no se reporta, dinero que no pase por las arcas, que no hay comprobación de estos recursos y creo que aquí es donde podemos incidir con respecto a la fiscalización de los recursos.</w:t>
      </w:r>
    </w:p>
    <w:p w14:paraId="0889EBBB" w14:textId="4470F018" w:rsidR="00353E15" w:rsidRPr="001D26F9" w:rsidRDefault="00353E15"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Me gustaría proponer una revisión con otras autoridades desde el nivel quizá de candidaturas,</w:t>
      </w:r>
      <w:r w:rsidR="002E6941" w:rsidRPr="001D26F9">
        <w:rPr>
          <w:rFonts w:ascii="Times New Roman" w:eastAsia="Times New Roman" w:hAnsi="Times New Roman" w:cs="Times New Roman"/>
          <w:i/>
          <w:iCs/>
          <w:color w:val="050505"/>
          <w:sz w:val="24"/>
          <w:szCs w:val="24"/>
          <w:lang w:eastAsia="es-MX"/>
        </w:rPr>
        <w:t xml:space="preserve"> para </w:t>
      </w:r>
      <w:r w:rsidRPr="001D26F9">
        <w:rPr>
          <w:rFonts w:ascii="Times New Roman" w:eastAsia="Times New Roman" w:hAnsi="Times New Roman" w:cs="Times New Roman"/>
          <w:i/>
          <w:iCs/>
          <w:color w:val="050505"/>
          <w:sz w:val="24"/>
          <w:szCs w:val="24"/>
          <w:lang w:eastAsia="es-MX"/>
        </w:rPr>
        <w:t xml:space="preserve"> ver listado de las finanzas de candidatos y candidatas para garantizar que no tienen nexos con el crimen organizado o algún registro de lavado de dinero y garantizar  quien  llegue a  contienda </w:t>
      </w:r>
      <w:r w:rsidR="002E6941" w:rsidRPr="001D26F9">
        <w:rPr>
          <w:rFonts w:ascii="Times New Roman" w:eastAsia="Times New Roman" w:hAnsi="Times New Roman" w:cs="Times New Roman"/>
          <w:i/>
          <w:iCs/>
          <w:color w:val="050505"/>
          <w:sz w:val="24"/>
          <w:szCs w:val="24"/>
          <w:lang w:eastAsia="es-MX"/>
        </w:rPr>
        <w:t xml:space="preserve">lo haga </w:t>
      </w:r>
      <w:r w:rsidRPr="001D26F9">
        <w:rPr>
          <w:rFonts w:ascii="Times New Roman" w:eastAsia="Times New Roman" w:hAnsi="Times New Roman" w:cs="Times New Roman"/>
          <w:i/>
          <w:iCs/>
          <w:color w:val="050505"/>
          <w:sz w:val="24"/>
          <w:szCs w:val="24"/>
          <w:lang w:eastAsia="es-MX"/>
        </w:rPr>
        <w:t xml:space="preserve"> en condiciones de equidad.</w:t>
      </w:r>
    </w:p>
    <w:p w14:paraId="77F6D789" w14:textId="5E1F0BCC" w:rsidR="00CE6D56" w:rsidRPr="001D26F9" w:rsidRDefault="00CE6D5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576AA903" w14:textId="77777777" w:rsidR="009F75FE" w:rsidRPr="001D26F9" w:rsidRDefault="009F75F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Es muy importante la aplicación de la ley, y autoridades desde un presidente municipal, gobernadores e incluso la presidencia cuestiona si estará dispuesta aplicar la ley en todos los niveles de gobierno. </w:t>
      </w:r>
    </w:p>
    <w:p w14:paraId="31E2C749" w14:textId="7E81F2AC" w:rsidR="009F75FE" w:rsidRPr="001D26F9" w:rsidRDefault="009F75F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Cuestiona asimismo cómo combatirá  la participación de recursos del crimen organizado en campaña y elecciones y como resistirá las presiones. </w:t>
      </w:r>
    </w:p>
    <w:p w14:paraId="68148B9D" w14:textId="6C7B59CB" w:rsidR="009F75FE" w:rsidRPr="001D26F9" w:rsidRDefault="009F75F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Y en tema de innovación electoral cuestiona que sigue en materia de transformación electoral.</w:t>
      </w:r>
    </w:p>
    <w:p w14:paraId="5330A8EF" w14:textId="77777777" w:rsidR="00B62B65" w:rsidRPr="001D26F9" w:rsidRDefault="00B62B6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E3EAC1B" w14:textId="536AE5E8" w:rsidR="006A000C"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A000C" w:rsidRPr="001D26F9">
        <w:rPr>
          <w:rFonts w:ascii="Times New Roman" w:eastAsia="Times New Roman" w:hAnsi="Times New Roman" w:cs="Times New Roman"/>
          <w:i/>
          <w:iCs/>
          <w:color w:val="050505"/>
          <w:sz w:val="24"/>
          <w:szCs w:val="24"/>
          <w:lang w:eastAsia="es-MX"/>
        </w:rPr>
        <w:t xml:space="preserve">Con respecto a la aplicación de la ley, soy una persona que siempre ha cumplido con ella  y que, apuesta por ella, y que en todos los niveles de gobierno hay que hacerla cumplir y esto no está duda es uno de los principios rectores de la materia electoral y creo que es así cómo se  debe de resolver. </w:t>
      </w:r>
    </w:p>
    <w:p w14:paraId="711ECBEA" w14:textId="5FAAB49D" w:rsidR="00AF3DD1" w:rsidRPr="001D26F9" w:rsidRDefault="006A000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Con respecto a los recursos provenientes del crimen organizado en las campañas, es importantísimo, qué candidatas y candidatos o funcionarios públicos no lleguen atados de manos con nexos al crimen organizado o recursos ilícitos, para que puedan actuar y cumplir a lo que ofrecieron a la ciudadanía. Es muy importante eliminar las ligas del crimen organizado.</w:t>
      </w:r>
    </w:p>
    <w:p w14:paraId="32DFDE5A" w14:textId="040825CA" w:rsidR="008B1784" w:rsidRPr="001D26F9" w:rsidRDefault="008B178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Y voltear  al ámbito internacional para traer esa experiencia </w:t>
      </w:r>
      <w:r w:rsidR="00F125D2" w:rsidRPr="001D26F9">
        <w:rPr>
          <w:rFonts w:ascii="Times New Roman" w:eastAsia="Times New Roman" w:hAnsi="Times New Roman" w:cs="Times New Roman"/>
          <w:i/>
          <w:iCs/>
          <w:color w:val="050505"/>
          <w:sz w:val="24"/>
          <w:szCs w:val="24"/>
          <w:lang w:eastAsia="es-MX"/>
        </w:rPr>
        <w:t xml:space="preserve">a México. </w:t>
      </w:r>
    </w:p>
    <w:p w14:paraId="03E6D957" w14:textId="77777777" w:rsidR="002F1673" w:rsidRPr="001D26F9" w:rsidRDefault="002F1673"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A2C8B30" w14:textId="5E6C930D" w:rsidR="002F1673" w:rsidRPr="001D26F9" w:rsidRDefault="002F167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Gerardo Fernández Noroña  PT </w:t>
      </w:r>
    </w:p>
    <w:p w14:paraId="06524E17" w14:textId="655CEE76" w:rsidR="000E00D0" w:rsidRPr="001D26F9" w:rsidRDefault="000E00D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Insiste en que el proceso no fue justo en su última etapa, y que por lo tanto las quintetas deben ser rechazadas por la junta de coordinación política, y aunque le gustaría participar con las </w:t>
      </w:r>
      <w:r w:rsidRPr="001D26F9">
        <w:rPr>
          <w:rFonts w:ascii="Times New Roman" w:eastAsia="Times New Roman" w:hAnsi="Times New Roman" w:cs="Times New Roman"/>
          <w:color w:val="050505"/>
          <w:sz w:val="24"/>
          <w:szCs w:val="24"/>
          <w:lang w:eastAsia="es-MX"/>
        </w:rPr>
        <w:lastRenderedPageBreak/>
        <w:t>preguntas no lo puede hacer porque sería validar la aceptación de las quintetas y es por eso que el PT no está haciendo ninguna pregunta a los aspirantes a consejeros electorales.</w:t>
      </w:r>
    </w:p>
    <w:p w14:paraId="26C77A99" w14:textId="582A26C5" w:rsidR="00CE6D56"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2B851981" w14:textId="2093C4B1" w:rsidR="005E6FAA" w:rsidRPr="001D26F9" w:rsidRDefault="005E6FA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El grupo parlamentario del P</w:t>
      </w:r>
      <w:r w:rsidR="00F125D2" w:rsidRPr="001D26F9">
        <w:rPr>
          <w:rFonts w:ascii="Times New Roman" w:eastAsia="Times New Roman" w:hAnsi="Times New Roman" w:cs="Times New Roman"/>
          <w:color w:val="050505"/>
          <w:sz w:val="24"/>
          <w:szCs w:val="24"/>
          <w:lang w:eastAsia="es-MX"/>
        </w:rPr>
        <w:t>RI</w:t>
      </w:r>
      <w:r w:rsidRPr="001D26F9">
        <w:rPr>
          <w:rFonts w:ascii="Times New Roman" w:eastAsia="Times New Roman" w:hAnsi="Times New Roman" w:cs="Times New Roman"/>
          <w:color w:val="050505"/>
          <w:sz w:val="24"/>
          <w:szCs w:val="24"/>
          <w:lang w:eastAsia="es-MX"/>
        </w:rPr>
        <w:t xml:space="preserve"> queremos escuchar su opinión sobre los rubros que podríamos tener en cuenta para fortalecer la autonomía del INE y qué herramientas se deberán desarrollar para enfrentar uno de los mayores retos que se </w:t>
      </w:r>
      <w:r w:rsidR="002B6EF9" w:rsidRPr="001D26F9">
        <w:rPr>
          <w:rFonts w:ascii="Times New Roman" w:eastAsia="Times New Roman" w:hAnsi="Times New Roman" w:cs="Times New Roman"/>
          <w:color w:val="050505"/>
          <w:sz w:val="24"/>
          <w:szCs w:val="24"/>
          <w:lang w:eastAsia="es-MX"/>
        </w:rPr>
        <w:t>el abstencionismo</w:t>
      </w:r>
      <w:r w:rsidRPr="001D26F9">
        <w:rPr>
          <w:rFonts w:ascii="Times New Roman" w:eastAsia="Times New Roman" w:hAnsi="Times New Roman" w:cs="Times New Roman"/>
          <w:color w:val="050505"/>
          <w:sz w:val="24"/>
          <w:szCs w:val="24"/>
          <w:lang w:eastAsia="es-MX"/>
        </w:rPr>
        <w:t xml:space="preserve"> versus la pandemia.</w:t>
      </w:r>
    </w:p>
    <w:p w14:paraId="3866D1E7" w14:textId="6A9B6F21" w:rsidR="00734AF7"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2B6EF9" w:rsidRPr="001D26F9">
        <w:rPr>
          <w:rFonts w:ascii="Times New Roman" w:eastAsia="Times New Roman" w:hAnsi="Times New Roman" w:cs="Times New Roman"/>
          <w:b/>
          <w:bCs/>
          <w:color w:val="050505"/>
          <w:sz w:val="24"/>
          <w:szCs w:val="24"/>
          <w:lang w:eastAsia="es-MX"/>
        </w:rPr>
        <w:t xml:space="preserve"> …</w:t>
      </w:r>
    </w:p>
    <w:p w14:paraId="3BB11385" w14:textId="77777777" w:rsidR="00734AF7" w:rsidRPr="001D26F9" w:rsidRDefault="00734AF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8C904C1" w14:textId="3B39CC41" w:rsidR="00CE6D56" w:rsidRPr="001D26F9"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24589CA4" w14:textId="75C46F66" w:rsidR="00734AF7" w:rsidRPr="001D26F9" w:rsidRDefault="00734AF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Cuestionamientos en 3 preguntas ¿Cómo evitar la fiscalización de los recursos en campañas cuando en ocasiones hay operaciones en efectivo y cuál es su propuesta? Segunda  en materia de reelección y paridad de género, ¿qué debe de prevalecer la reelección o la paridad de género, existe una colisión de principios o derechos y que propondría? Y tercero nos puede  compartir alguna visión compleja en su trayectoria profesional en la que haya tenido que asumir alguna determinación difícil y como la resolvió.</w:t>
      </w:r>
    </w:p>
    <w:p w14:paraId="2FA2C67A" w14:textId="42CE5285"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E1B4D" w:rsidRPr="001D26F9">
        <w:rPr>
          <w:rFonts w:ascii="Times New Roman" w:eastAsia="Times New Roman" w:hAnsi="Times New Roman" w:cs="Times New Roman"/>
          <w:b/>
          <w:bCs/>
          <w:i/>
          <w:iCs/>
          <w:color w:val="050505"/>
          <w:sz w:val="24"/>
          <w:szCs w:val="24"/>
          <w:lang w:eastAsia="es-MX"/>
        </w:rPr>
        <w:t xml:space="preserve"> </w:t>
      </w:r>
      <w:r w:rsidR="005E1B4D" w:rsidRPr="001D26F9">
        <w:rPr>
          <w:rFonts w:ascii="Times New Roman" w:eastAsia="Times New Roman" w:hAnsi="Times New Roman" w:cs="Times New Roman"/>
          <w:i/>
          <w:iCs/>
          <w:color w:val="050505"/>
          <w:sz w:val="24"/>
          <w:szCs w:val="24"/>
          <w:lang w:eastAsia="es-MX"/>
        </w:rPr>
        <w:t xml:space="preserve"> contesto un poco de la pregunta </w:t>
      </w:r>
      <w:r w:rsidR="008752C4" w:rsidRPr="001D26F9">
        <w:rPr>
          <w:rFonts w:ascii="Times New Roman" w:eastAsia="Times New Roman" w:hAnsi="Times New Roman" w:cs="Times New Roman"/>
          <w:i/>
          <w:iCs/>
          <w:color w:val="050505"/>
          <w:sz w:val="24"/>
          <w:szCs w:val="24"/>
          <w:lang w:eastAsia="es-MX"/>
        </w:rPr>
        <w:t xml:space="preserve">al Dip. Argüelles </w:t>
      </w:r>
    </w:p>
    <w:p w14:paraId="0228861E" w14:textId="46597841" w:rsidR="00CE6D56" w:rsidRPr="001D26F9" w:rsidRDefault="00CE6D5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Mario Delgado Carrillo  coordinador parlamentario MORENA</w:t>
      </w:r>
      <w:r w:rsidRPr="001D26F9">
        <w:rPr>
          <w:rFonts w:ascii="Times New Roman" w:eastAsia="Times New Roman" w:hAnsi="Times New Roman" w:cs="Times New Roman"/>
          <w:color w:val="050505"/>
          <w:sz w:val="24"/>
          <w:szCs w:val="24"/>
          <w:lang w:eastAsia="es-MX"/>
        </w:rPr>
        <w:t xml:space="preserve"> </w:t>
      </w:r>
    </w:p>
    <w:p w14:paraId="71673A17" w14:textId="71AFAF30" w:rsidR="0029285E" w:rsidRPr="001D26F9" w:rsidRDefault="0029285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Usted como garantizaría un actuar  independiente y autónomo, en sus funciones como consejera electoral y a su juicio cuáles son los retos más grandes que enfrenta el INE en el mediano </w:t>
      </w:r>
      <w:r w:rsidR="003A6FBC" w:rsidRPr="001D26F9">
        <w:rPr>
          <w:rFonts w:ascii="Times New Roman" w:eastAsia="Times New Roman" w:hAnsi="Times New Roman" w:cs="Times New Roman"/>
          <w:color w:val="050505"/>
          <w:sz w:val="24"/>
          <w:szCs w:val="24"/>
          <w:lang w:eastAsia="es-MX"/>
        </w:rPr>
        <w:t>plazo ¿</w:t>
      </w:r>
      <w:r w:rsidRPr="001D26F9">
        <w:rPr>
          <w:rFonts w:ascii="Times New Roman" w:eastAsia="Times New Roman" w:hAnsi="Times New Roman" w:cs="Times New Roman"/>
          <w:color w:val="050505"/>
          <w:sz w:val="24"/>
          <w:szCs w:val="24"/>
          <w:lang w:eastAsia="es-MX"/>
        </w:rPr>
        <w:t>Qué puede poner en riesgo nuestra democracia?</w:t>
      </w:r>
    </w:p>
    <w:p w14:paraId="59E2EEFE" w14:textId="35182A2C" w:rsidR="00F72269" w:rsidRPr="001D26F9" w:rsidRDefault="008752C4" w:rsidP="00FA5A50">
      <w:pPr>
        <w:jc w:val="both"/>
        <w:rPr>
          <w:rFonts w:ascii="Times New Roman" w:hAnsi="Times New Roman" w:cs="Times New Roman"/>
          <w:sz w:val="24"/>
          <w:szCs w:val="24"/>
        </w:rPr>
      </w:pPr>
      <w:r w:rsidRPr="001D26F9">
        <w:rPr>
          <w:rFonts w:ascii="Times New Roman" w:eastAsia="Times New Roman" w:hAnsi="Times New Roman" w:cs="Times New Roman"/>
          <w:b/>
          <w:bCs/>
          <w:color w:val="050505"/>
          <w:sz w:val="24"/>
          <w:szCs w:val="24"/>
          <w:lang w:eastAsia="es-MX"/>
        </w:rPr>
        <w:t>Respuesta: …</w:t>
      </w:r>
    </w:p>
    <w:p w14:paraId="70FD8EB8" w14:textId="5ED7D39D" w:rsidR="00AF3DD1" w:rsidRPr="001D26F9" w:rsidRDefault="00AF3DD1" w:rsidP="00FA5A50">
      <w:pPr>
        <w:jc w:val="both"/>
        <w:rPr>
          <w:rFonts w:ascii="Times New Roman" w:hAnsi="Times New Roman" w:cs="Times New Roman"/>
          <w:sz w:val="24"/>
          <w:szCs w:val="24"/>
        </w:rPr>
      </w:pPr>
    </w:p>
    <w:p w14:paraId="18DE15AA" w14:textId="1AF1D641" w:rsidR="003A6FBC" w:rsidRPr="001D26F9" w:rsidRDefault="003A6FBC" w:rsidP="00FA5A50">
      <w:pPr>
        <w:jc w:val="both"/>
        <w:rPr>
          <w:rFonts w:ascii="Times New Roman" w:hAnsi="Times New Roman" w:cs="Times New Roman"/>
          <w:sz w:val="24"/>
          <w:szCs w:val="24"/>
        </w:rPr>
      </w:pPr>
    </w:p>
    <w:p w14:paraId="4AB537A1" w14:textId="25240849" w:rsidR="003A6FBC" w:rsidRPr="001D26F9" w:rsidRDefault="003A6FBC" w:rsidP="00FA5A50">
      <w:pPr>
        <w:jc w:val="both"/>
        <w:rPr>
          <w:rFonts w:ascii="Times New Roman" w:hAnsi="Times New Roman" w:cs="Times New Roman"/>
          <w:sz w:val="24"/>
          <w:szCs w:val="24"/>
        </w:rPr>
      </w:pPr>
    </w:p>
    <w:p w14:paraId="5857CD94" w14:textId="4415B357" w:rsidR="003A6FBC" w:rsidRDefault="003A6FBC" w:rsidP="00FA5A50">
      <w:pPr>
        <w:jc w:val="both"/>
        <w:rPr>
          <w:rFonts w:ascii="Times New Roman" w:hAnsi="Times New Roman" w:cs="Times New Roman"/>
          <w:sz w:val="24"/>
          <w:szCs w:val="24"/>
        </w:rPr>
      </w:pPr>
    </w:p>
    <w:p w14:paraId="0F8DD731" w14:textId="4F852A52" w:rsidR="00AB3E7B" w:rsidRDefault="00AB3E7B" w:rsidP="00FA5A50">
      <w:pPr>
        <w:jc w:val="both"/>
        <w:rPr>
          <w:rFonts w:ascii="Times New Roman" w:hAnsi="Times New Roman" w:cs="Times New Roman"/>
          <w:sz w:val="24"/>
          <w:szCs w:val="24"/>
        </w:rPr>
      </w:pPr>
    </w:p>
    <w:p w14:paraId="42B57C7B" w14:textId="47755BB7" w:rsidR="00AB3E7B" w:rsidRDefault="00AB3E7B" w:rsidP="00FA5A50">
      <w:pPr>
        <w:jc w:val="both"/>
        <w:rPr>
          <w:rFonts w:ascii="Times New Roman" w:hAnsi="Times New Roman" w:cs="Times New Roman"/>
          <w:sz w:val="24"/>
          <w:szCs w:val="24"/>
        </w:rPr>
      </w:pPr>
    </w:p>
    <w:p w14:paraId="7C4C5DEF" w14:textId="18BC8D97" w:rsidR="00AB3E7B" w:rsidRDefault="00AB3E7B" w:rsidP="00FA5A50">
      <w:pPr>
        <w:jc w:val="both"/>
        <w:rPr>
          <w:rFonts w:ascii="Times New Roman" w:hAnsi="Times New Roman" w:cs="Times New Roman"/>
          <w:sz w:val="24"/>
          <w:szCs w:val="24"/>
        </w:rPr>
      </w:pPr>
    </w:p>
    <w:p w14:paraId="1490A5C3" w14:textId="0C33DD65" w:rsidR="00AB3E7B" w:rsidRDefault="00AB3E7B" w:rsidP="00FA5A50">
      <w:pPr>
        <w:jc w:val="both"/>
        <w:rPr>
          <w:rFonts w:ascii="Times New Roman" w:hAnsi="Times New Roman" w:cs="Times New Roman"/>
          <w:sz w:val="24"/>
          <w:szCs w:val="24"/>
        </w:rPr>
      </w:pPr>
    </w:p>
    <w:p w14:paraId="3CC11DF8" w14:textId="57A7885C" w:rsidR="00AB3E7B" w:rsidRDefault="00AB3E7B" w:rsidP="00FA5A50">
      <w:pPr>
        <w:jc w:val="both"/>
        <w:rPr>
          <w:rFonts w:ascii="Times New Roman" w:hAnsi="Times New Roman" w:cs="Times New Roman"/>
          <w:sz w:val="24"/>
          <w:szCs w:val="24"/>
        </w:rPr>
      </w:pPr>
    </w:p>
    <w:p w14:paraId="51272662" w14:textId="65F86C32" w:rsidR="00AB3E7B" w:rsidRDefault="00AB3E7B" w:rsidP="00FA5A50">
      <w:pPr>
        <w:jc w:val="both"/>
        <w:rPr>
          <w:rFonts w:ascii="Times New Roman" w:hAnsi="Times New Roman" w:cs="Times New Roman"/>
          <w:sz w:val="24"/>
          <w:szCs w:val="24"/>
        </w:rPr>
      </w:pPr>
    </w:p>
    <w:p w14:paraId="065B97E7" w14:textId="02DF3550" w:rsidR="00AB3E7B" w:rsidRDefault="00AB3E7B" w:rsidP="00FA5A50">
      <w:pPr>
        <w:jc w:val="both"/>
        <w:rPr>
          <w:rFonts w:ascii="Times New Roman" w:hAnsi="Times New Roman" w:cs="Times New Roman"/>
          <w:sz w:val="24"/>
          <w:szCs w:val="24"/>
        </w:rPr>
      </w:pPr>
    </w:p>
    <w:p w14:paraId="480D00F9" w14:textId="35EB322B" w:rsidR="00AB3E7B" w:rsidRDefault="00AB3E7B" w:rsidP="00FA5A50">
      <w:pPr>
        <w:jc w:val="both"/>
        <w:rPr>
          <w:rFonts w:ascii="Times New Roman" w:hAnsi="Times New Roman" w:cs="Times New Roman"/>
          <w:sz w:val="24"/>
          <w:szCs w:val="24"/>
        </w:rPr>
      </w:pPr>
    </w:p>
    <w:p w14:paraId="1AF060B5" w14:textId="12BAC55E" w:rsidR="00AB3E7B" w:rsidRDefault="00AB3E7B" w:rsidP="00FA5A50">
      <w:pPr>
        <w:jc w:val="both"/>
        <w:rPr>
          <w:rFonts w:ascii="Times New Roman" w:hAnsi="Times New Roman" w:cs="Times New Roman"/>
          <w:sz w:val="24"/>
          <w:szCs w:val="24"/>
        </w:rPr>
      </w:pPr>
    </w:p>
    <w:p w14:paraId="223250D0" w14:textId="7F52EEBC" w:rsidR="00AB3E7B" w:rsidRDefault="00AB3E7B" w:rsidP="00FA5A50">
      <w:pPr>
        <w:jc w:val="both"/>
        <w:rPr>
          <w:rFonts w:ascii="Times New Roman" w:hAnsi="Times New Roman" w:cs="Times New Roman"/>
          <w:sz w:val="24"/>
          <w:szCs w:val="24"/>
        </w:rPr>
      </w:pPr>
    </w:p>
    <w:p w14:paraId="2B9DA4D3" w14:textId="59C8F650" w:rsidR="00AB3E7B" w:rsidRDefault="00AB3E7B" w:rsidP="00FA5A50">
      <w:pPr>
        <w:jc w:val="both"/>
        <w:rPr>
          <w:rFonts w:ascii="Times New Roman" w:hAnsi="Times New Roman" w:cs="Times New Roman"/>
          <w:sz w:val="24"/>
          <w:szCs w:val="24"/>
        </w:rPr>
      </w:pPr>
    </w:p>
    <w:p w14:paraId="0D9E35BB" w14:textId="77777777" w:rsidR="00AB3E7B" w:rsidRPr="001D26F9" w:rsidRDefault="00AB3E7B" w:rsidP="00FA5A50">
      <w:pPr>
        <w:jc w:val="both"/>
        <w:rPr>
          <w:rFonts w:ascii="Times New Roman" w:hAnsi="Times New Roman" w:cs="Times New Roman"/>
          <w:sz w:val="24"/>
          <w:szCs w:val="24"/>
        </w:rPr>
      </w:pPr>
    </w:p>
    <w:p w14:paraId="28E6BD60" w14:textId="7925C8B2" w:rsidR="00C90491" w:rsidRDefault="00C90491" w:rsidP="00FA5A50">
      <w:pPr>
        <w:jc w:val="both"/>
        <w:rPr>
          <w:rFonts w:ascii="Times New Roman" w:hAnsi="Times New Roman" w:cs="Times New Roman"/>
          <w:sz w:val="24"/>
          <w:szCs w:val="24"/>
        </w:rPr>
      </w:pPr>
    </w:p>
    <w:p w14:paraId="399149ED" w14:textId="1530C700" w:rsidR="0079425C" w:rsidRPr="001D26F9" w:rsidRDefault="0079425C" w:rsidP="0079425C">
      <w:pPr>
        <w:jc w:val="center"/>
        <w:rPr>
          <w:rFonts w:ascii="Times New Roman" w:hAnsi="Times New Roman" w:cs="Times New Roman"/>
          <w:sz w:val="24"/>
          <w:szCs w:val="24"/>
        </w:rPr>
      </w:pPr>
      <w:r w:rsidRPr="0079425C">
        <w:rPr>
          <w:rFonts w:ascii="Times New Roman" w:hAnsi="Times New Roman" w:cs="Times New Roman"/>
          <w:noProof/>
          <w:sz w:val="24"/>
          <w:szCs w:val="24"/>
        </w:rPr>
        <w:drawing>
          <wp:anchor distT="0" distB="0" distL="114300" distR="114300" simplePos="0" relativeHeight="251661312" behindDoc="0" locked="0" layoutInCell="1" allowOverlap="1" wp14:anchorId="0B4F128F" wp14:editId="5D916529">
            <wp:simplePos x="1087821" y="1481959"/>
            <wp:positionH relativeFrom="margin">
              <wp:align>center</wp:align>
            </wp:positionH>
            <wp:positionV relativeFrom="margin">
              <wp:align>top</wp:align>
            </wp:positionV>
            <wp:extent cx="2410198" cy="2410198"/>
            <wp:effectExtent l="0" t="0" r="9525" b="9525"/>
            <wp:wrapTopAndBottom/>
            <wp:docPr id="3" name="Picture 2" descr="Consolidar principios rectores de la función electoral, reto del ...">
              <a:extLst xmlns:a="http://schemas.openxmlformats.org/drawingml/2006/main">
                <a:ext uri="{FF2B5EF4-FFF2-40B4-BE49-F238E27FC236}">
                  <a16:creationId xmlns:a16="http://schemas.microsoft.com/office/drawing/2014/main" id="{CF9BEB87-A7A3-47A6-B2C5-58AFE1A78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onsolidar principios rectores de la función electoral, reto del ...">
                      <a:extLst>
                        <a:ext uri="{FF2B5EF4-FFF2-40B4-BE49-F238E27FC236}">
                          <a16:creationId xmlns:a16="http://schemas.microsoft.com/office/drawing/2014/main" id="{CF9BEB87-A7A3-47A6-B2C5-58AFE1A78053}"/>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87" r="5063"/>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310A11AE" w14:textId="2DE2AD43" w:rsidR="00E24178" w:rsidRPr="001D26F9" w:rsidRDefault="00E24178" w:rsidP="0079425C">
      <w:pPr>
        <w:pStyle w:val="Ttulo2"/>
        <w:jc w:val="center"/>
        <w:rPr>
          <w:rFonts w:ascii="Times New Roman" w:hAnsi="Times New Roman" w:cs="Times New Roman"/>
          <w:sz w:val="24"/>
          <w:szCs w:val="24"/>
        </w:rPr>
      </w:pPr>
      <w:bookmarkStart w:id="4" w:name="_Toc46286615"/>
      <w:r w:rsidRPr="001D26F9">
        <w:rPr>
          <w:rFonts w:ascii="Times New Roman" w:hAnsi="Times New Roman" w:cs="Times New Roman"/>
          <w:sz w:val="24"/>
          <w:szCs w:val="24"/>
        </w:rPr>
        <w:t>Gustavo Miguel Meixuiero Nájera</w:t>
      </w:r>
      <w:bookmarkEnd w:id="4"/>
    </w:p>
    <w:p w14:paraId="6A551B9F" w14:textId="77777777" w:rsidR="00E24178" w:rsidRPr="001D26F9" w:rsidRDefault="00E24178"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Ingeniero industrial, maestría en derecho electoral, candidato doctor en políticas públicas aplicadas. </w:t>
      </w:r>
    </w:p>
    <w:p w14:paraId="4E559347" w14:textId="4E706EA4" w:rsidR="003A6FBC" w:rsidRPr="001D26F9" w:rsidRDefault="00E24178"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Durante gran parte de su vida se </w:t>
      </w:r>
      <w:r w:rsidR="00B1018B" w:rsidRPr="001D26F9">
        <w:rPr>
          <w:rFonts w:ascii="Times New Roman" w:hAnsi="Times New Roman" w:cs="Times New Roman"/>
          <w:sz w:val="24"/>
          <w:szCs w:val="24"/>
        </w:rPr>
        <w:t>dedicó</w:t>
      </w:r>
      <w:r w:rsidRPr="001D26F9">
        <w:rPr>
          <w:rFonts w:ascii="Times New Roman" w:hAnsi="Times New Roman" w:cs="Times New Roman"/>
          <w:sz w:val="24"/>
          <w:szCs w:val="24"/>
        </w:rPr>
        <w:t xml:space="preserve"> a la Academia, en los últimos 20 años los lugares donde ha podido colaborar, fue un concurso Público de oposición, es por el que ahora se  </w:t>
      </w:r>
      <w:r w:rsidR="00B1018B" w:rsidRPr="001D26F9">
        <w:rPr>
          <w:rFonts w:ascii="Times New Roman" w:hAnsi="Times New Roman" w:cs="Times New Roman"/>
          <w:sz w:val="24"/>
          <w:szCs w:val="24"/>
        </w:rPr>
        <w:t>desempeña</w:t>
      </w:r>
      <w:r w:rsidRPr="001D26F9">
        <w:rPr>
          <w:rFonts w:ascii="Times New Roman" w:hAnsi="Times New Roman" w:cs="Times New Roman"/>
          <w:sz w:val="24"/>
          <w:szCs w:val="24"/>
        </w:rPr>
        <w:t xml:space="preserve"> como consejero electoral presidente en el órgano de Oaxaca, algo que le ha dado riqueza electoral. Donde dice eligen por partidos políticos y por otra parte por usos y costumbres, en Oaxaca es un estado donde se tienen elecciones incluso de forma permanente, dándole una habilidad  especial con el diálogo de representantes indígenas y políticos.</w:t>
      </w:r>
    </w:p>
    <w:p w14:paraId="3B339E4C" w14:textId="7DB6A983" w:rsidR="00AE1F7A" w:rsidRPr="001D26F9" w:rsidRDefault="00AE1F7A"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Tiene amplia visión en todos los procesos electorales, porque le ha  tocado conocer todos los trabajos para desarrollar la elección de un proceso de gobernatura, de dos </w:t>
      </w:r>
      <w:r w:rsidR="00B1018B" w:rsidRPr="001D26F9">
        <w:rPr>
          <w:rFonts w:ascii="Times New Roman" w:hAnsi="Times New Roman" w:cs="Times New Roman"/>
          <w:sz w:val="24"/>
          <w:szCs w:val="24"/>
        </w:rPr>
        <w:t>procesos</w:t>
      </w:r>
      <w:r w:rsidRPr="001D26F9">
        <w:rPr>
          <w:rFonts w:ascii="Times New Roman" w:hAnsi="Times New Roman" w:cs="Times New Roman"/>
          <w:sz w:val="24"/>
          <w:szCs w:val="24"/>
        </w:rPr>
        <w:t xml:space="preserve"> de </w:t>
      </w:r>
      <w:r w:rsidR="00B1018B" w:rsidRPr="001D26F9">
        <w:rPr>
          <w:rFonts w:ascii="Times New Roman" w:hAnsi="Times New Roman" w:cs="Times New Roman"/>
          <w:sz w:val="24"/>
          <w:szCs w:val="24"/>
        </w:rPr>
        <w:t>renovación</w:t>
      </w:r>
      <w:r w:rsidRPr="001D26F9">
        <w:rPr>
          <w:rFonts w:ascii="Times New Roman" w:hAnsi="Times New Roman" w:cs="Times New Roman"/>
          <w:sz w:val="24"/>
          <w:szCs w:val="24"/>
        </w:rPr>
        <w:t xml:space="preserve"> del congreso del estado, mas de 300 elecciones municipales  y mas de 800 elecciones en usos y </w:t>
      </w:r>
      <w:r w:rsidR="00B1018B" w:rsidRPr="001D26F9">
        <w:rPr>
          <w:rFonts w:ascii="Times New Roman" w:hAnsi="Times New Roman" w:cs="Times New Roman"/>
          <w:sz w:val="24"/>
          <w:szCs w:val="24"/>
        </w:rPr>
        <w:t>costumbres</w:t>
      </w:r>
      <w:r w:rsidRPr="001D26F9">
        <w:rPr>
          <w:rFonts w:ascii="Times New Roman" w:hAnsi="Times New Roman" w:cs="Times New Roman"/>
          <w:sz w:val="24"/>
          <w:szCs w:val="24"/>
        </w:rPr>
        <w:t xml:space="preserve">. </w:t>
      </w:r>
    </w:p>
    <w:p w14:paraId="4DA7AD5B" w14:textId="526EAADD" w:rsidR="003A6FBC" w:rsidRPr="001D26F9" w:rsidRDefault="00B1018B" w:rsidP="00FA5A50">
      <w:pPr>
        <w:jc w:val="both"/>
        <w:rPr>
          <w:rFonts w:ascii="Times New Roman" w:hAnsi="Times New Roman" w:cs="Times New Roman"/>
          <w:sz w:val="24"/>
          <w:szCs w:val="24"/>
        </w:rPr>
      </w:pPr>
      <w:r w:rsidRPr="001D26F9">
        <w:rPr>
          <w:rFonts w:ascii="Times New Roman" w:hAnsi="Times New Roman" w:cs="Times New Roman"/>
          <w:sz w:val="24"/>
          <w:szCs w:val="24"/>
        </w:rPr>
        <w:t>L</w:t>
      </w:r>
      <w:r w:rsidR="00AE1F7A" w:rsidRPr="001D26F9">
        <w:rPr>
          <w:rFonts w:ascii="Times New Roman" w:hAnsi="Times New Roman" w:cs="Times New Roman"/>
          <w:sz w:val="24"/>
          <w:szCs w:val="24"/>
        </w:rPr>
        <w:t>a</w:t>
      </w:r>
      <w:r w:rsidRPr="001D26F9">
        <w:rPr>
          <w:rFonts w:ascii="Times New Roman" w:hAnsi="Times New Roman" w:cs="Times New Roman"/>
          <w:sz w:val="24"/>
          <w:szCs w:val="24"/>
        </w:rPr>
        <w:t xml:space="preserve"> </w:t>
      </w:r>
      <w:r w:rsidR="00AE1F7A" w:rsidRPr="001D26F9">
        <w:rPr>
          <w:rFonts w:ascii="Times New Roman" w:hAnsi="Times New Roman" w:cs="Times New Roman"/>
          <w:sz w:val="24"/>
          <w:szCs w:val="24"/>
        </w:rPr>
        <w:t xml:space="preserve"> </w:t>
      </w:r>
      <w:r w:rsidRPr="001D26F9">
        <w:rPr>
          <w:rFonts w:ascii="Times New Roman" w:hAnsi="Times New Roman" w:cs="Times New Roman"/>
          <w:sz w:val="24"/>
          <w:szCs w:val="24"/>
        </w:rPr>
        <w:t>visión</w:t>
      </w:r>
      <w:r w:rsidR="00AE1F7A" w:rsidRPr="001D26F9">
        <w:rPr>
          <w:rFonts w:ascii="Times New Roman" w:hAnsi="Times New Roman" w:cs="Times New Roman"/>
          <w:sz w:val="24"/>
          <w:szCs w:val="24"/>
        </w:rPr>
        <w:t xml:space="preserve"> del INE se tiene que cuidar, y se tiene que llegar con una </w:t>
      </w:r>
      <w:r w:rsidR="00F959A5" w:rsidRPr="001D26F9">
        <w:rPr>
          <w:rFonts w:ascii="Times New Roman" w:hAnsi="Times New Roman" w:cs="Times New Roman"/>
          <w:sz w:val="24"/>
          <w:szCs w:val="24"/>
        </w:rPr>
        <w:t>visión</w:t>
      </w:r>
      <w:r w:rsidR="00AE1F7A" w:rsidRPr="001D26F9">
        <w:rPr>
          <w:rFonts w:ascii="Times New Roman" w:hAnsi="Times New Roman" w:cs="Times New Roman"/>
          <w:sz w:val="24"/>
          <w:szCs w:val="24"/>
        </w:rPr>
        <w:t xml:space="preserve"> </w:t>
      </w:r>
      <w:r w:rsidR="00F959A5" w:rsidRPr="001D26F9">
        <w:rPr>
          <w:rFonts w:ascii="Times New Roman" w:hAnsi="Times New Roman" w:cs="Times New Roman"/>
          <w:sz w:val="24"/>
          <w:szCs w:val="24"/>
        </w:rPr>
        <w:t>enriquecedora</w:t>
      </w:r>
      <w:r w:rsidR="00AE1F7A" w:rsidRPr="001D26F9">
        <w:rPr>
          <w:rFonts w:ascii="Times New Roman" w:hAnsi="Times New Roman" w:cs="Times New Roman"/>
          <w:sz w:val="24"/>
          <w:szCs w:val="24"/>
        </w:rPr>
        <w:t xml:space="preserve"> del INE; presenta muchas </w:t>
      </w:r>
      <w:r w:rsidR="004D7F67" w:rsidRPr="001D26F9">
        <w:rPr>
          <w:rFonts w:ascii="Times New Roman" w:hAnsi="Times New Roman" w:cs="Times New Roman"/>
          <w:sz w:val="24"/>
          <w:szCs w:val="24"/>
        </w:rPr>
        <w:t>áreas</w:t>
      </w:r>
      <w:r w:rsidR="00AE1F7A" w:rsidRPr="001D26F9">
        <w:rPr>
          <w:rFonts w:ascii="Times New Roman" w:hAnsi="Times New Roman" w:cs="Times New Roman"/>
          <w:sz w:val="24"/>
          <w:szCs w:val="24"/>
        </w:rPr>
        <w:t xml:space="preserve"> de oportunidad qu</w:t>
      </w:r>
      <w:r w:rsidR="00B4762F" w:rsidRPr="001D26F9">
        <w:rPr>
          <w:rFonts w:ascii="Times New Roman" w:hAnsi="Times New Roman" w:cs="Times New Roman"/>
          <w:sz w:val="24"/>
          <w:szCs w:val="24"/>
        </w:rPr>
        <w:t>e son necesarias que se atienda</w:t>
      </w:r>
      <w:r w:rsidR="004D7F67" w:rsidRPr="001D26F9">
        <w:rPr>
          <w:rFonts w:ascii="Times New Roman" w:hAnsi="Times New Roman" w:cs="Times New Roman"/>
          <w:sz w:val="24"/>
          <w:szCs w:val="24"/>
        </w:rPr>
        <w:t xml:space="preserve"> y que se ampliara con los cuestionamientos que se realicen. </w:t>
      </w:r>
    </w:p>
    <w:p w14:paraId="3928C3A2" w14:textId="6BE5E4E2" w:rsidR="003A6FBC" w:rsidRPr="001D26F9" w:rsidRDefault="003A6FBC" w:rsidP="00FA5A50">
      <w:pPr>
        <w:jc w:val="both"/>
        <w:rPr>
          <w:rFonts w:ascii="Times New Roman" w:hAnsi="Times New Roman" w:cs="Times New Roman"/>
          <w:sz w:val="24"/>
          <w:szCs w:val="24"/>
        </w:rPr>
      </w:pPr>
    </w:p>
    <w:p w14:paraId="5240971C" w14:textId="6C1DB53C" w:rsidR="003A6FBC" w:rsidRDefault="003A6FBC" w:rsidP="00FA5A50">
      <w:pPr>
        <w:jc w:val="both"/>
        <w:rPr>
          <w:rFonts w:ascii="Times New Roman" w:hAnsi="Times New Roman" w:cs="Times New Roman"/>
          <w:sz w:val="24"/>
          <w:szCs w:val="24"/>
        </w:rPr>
      </w:pPr>
    </w:p>
    <w:p w14:paraId="4ABEAD17" w14:textId="10033395" w:rsidR="0079425C" w:rsidRDefault="0079425C" w:rsidP="00FA5A50">
      <w:pPr>
        <w:jc w:val="both"/>
        <w:rPr>
          <w:rFonts w:ascii="Times New Roman" w:hAnsi="Times New Roman" w:cs="Times New Roman"/>
          <w:sz w:val="24"/>
          <w:szCs w:val="24"/>
        </w:rPr>
      </w:pPr>
    </w:p>
    <w:p w14:paraId="65DEA801" w14:textId="29E01624" w:rsidR="0079425C" w:rsidRDefault="0079425C" w:rsidP="00FA5A50">
      <w:pPr>
        <w:jc w:val="both"/>
        <w:rPr>
          <w:rFonts w:ascii="Times New Roman" w:hAnsi="Times New Roman" w:cs="Times New Roman"/>
          <w:sz w:val="24"/>
          <w:szCs w:val="24"/>
        </w:rPr>
      </w:pPr>
    </w:p>
    <w:p w14:paraId="14BE2C83" w14:textId="77777777" w:rsidR="0079425C" w:rsidRPr="001D26F9" w:rsidRDefault="0079425C" w:rsidP="00FA5A50">
      <w:pPr>
        <w:jc w:val="both"/>
        <w:rPr>
          <w:rFonts w:ascii="Times New Roman" w:hAnsi="Times New Roman" w:cs="Times New Roman"/>
          <w:sz w:val="24"/>
          <w:szCs w:val="24"/>
        </w:rPr>
      </w:pPr>
    </w:p>
    <w:p w14:paraId="24271123" w14:textId="082BD07C"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Diputada Verónica Juárez Piña PRD  Coordinadora Parlamentaria</w:t>
      </w:r>
    </w:p>
    <w:p w14:paraId="13E9EC75" w14:textId="1FD631E0" w:rsidR="004D7F67" w:rsidRPr="001D26F9" w:rsidRDefault="00D124A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Realizo el siguiente cuestionamiento ¿</w:t>
      </w:r>
      <w:r w:rsidR="00A43F3B" w:rsidRPr="001D26F9">
        <w:rPr>
          <w:rFonts w:ascii="Times New Roman" w:eastAsia="Times New Roman" w:hAnsi="Times New Roman" w:cs="Times New Roman"/>
          <w:color w:val="050505"/>
          <w:sz w:val="24"/>
          <w:szCs w:val="24"/>
          <w:lang w:eastAsia="es-MX"/>
        </w:rPr>
        <w:t>Como asegurar la paridad gradual  en elecciones p</w:t>
      </w:r>
      <w:r w:rsidR="00D45CE5" w:rsidRPr="001D26F9">
        <w:rPr>
          <w:rFonts w:ascii="Times New Roman" w:eastAsia="Times New Roman" w:hAnsi="Times New Roman" w:cs="Times New Roman"/>
          <w:color w:val="050505"/>
          <w:sz w:val="24"/>
          <w:szCs w:val="24"/>
          <w:lang w:eastAsia="es-MX"/>
        </w:rPr>
        <w:t>or sistemas</w:t>
      </w:r>
      <w:r w:rsidR="00A43F3B" w:rsidRPr="001D26F9">
        <w:rPr>
          <w:rFonts w:ascii="Times New Roman" w:eastAsia="Times New Roman" w:hAnsi="Times New Roman" w:cs="Times New Roman"/>
          <w:color w:val="050505"/>
          <w:sz w:val="24"/>
          <w:szCs w:val="24"/>
          <w:lang w:eastAsia="es-MX"/>
        </w:rPr>
        <w:t xml:space="preserve"> normativos </w:t>
      </w:r>
      <w:r w:rsidR="00D45CE5" w:rsidRPr="001D26F9">
        <w:rPr>
          <w:rFonts w:ascii="Times New Roman" w:eastAsia="Times New Roman" w:hAnsi="Times New Roman" w:cs="Times New Roman"/>
          <w:color w:val="050505"/>
          <w:sz w:val="24"/>
          <w:szCs w:val="24"/>
          <w:lang w:eastAsia="es-MX"/>
        </w:rPr>
        <w:t>indígenas</w:t>
      </w:r>
      <w:r w:rsidRPr="001D26F9">
        <w:rPr>
          <w:rFonts w:ascii="Times New Roman" w:eastAsia="Times New Roman" w:hAnsi="Times New Roman" w:cs="Times New Roman"/>
          <w:color w:val="050505"/>
          <w:sz w:val="24"/>
          <w:szCs w:val="24"/>
          <w:lang w:eastAsia="es-MX"/>
        </w:rPr>
        <w:t>?</w:t>
      </w:r>
    </w:p>
    <w:p w14:paraId="09C92F14" w14:textId="78F414D9"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FF699A" w:rsidRPr="001D26F9">
        <w:rPr>
          <w:rFonts w:ascii="Times New Roman" w:eastAsia="Times New Roman" w:hAnsi="Times New Roman" w:cs="Times New Roman"/>
          <w:i/>
          <w:iCs/>
          <w:color w:val="050505"/>
          <w:sz w:val="24"/>
          <w:szCs w:val="24"/>
          <w:lang w:eastAsia="es-MX"/>
        </w:rPr>
        <w:t xml:space="preserve"> cuando llegamos a Oaxaca había 70 municipios en los que no se permitía la participación de las mujeres  y hoy en día esa situación ah cambiado, hoy en todos</w:t>
      </w:r>
      <w:r w:rsidR="005C4F48" w:rsidRPr="001D26F9">
        <w:rPr>
          <w:rFonts w:ascii="Times New Roman" w:eastAsia="Times New Roman" w:hAnsi="Times New Roman" w:cs="Times New Roman"/>
          <w:i/>
          <w:iCs/>
          <w:color w:val="050505"/>
          <w:sz w:val="24"/>
          <w:szCs w:val="24"/>
          <w:lang w:eastAsia="es-MX"/>
        </w:rPr>
        <w:t xml:space="preserve"> los </w:t>
      </w:r>
      <w:r w:rsidR="00FF699A" w:rsidRPr="001D26F9">
        <w:rPr>
          <w:rFonts w:ascii="Times New Roman" w:eastAsia="Times New Roman" w:hAnsi="Times New Roman" w:cs="Times New Roman"/>
          <w:i/>
          <w:iCs/>
          <w:color w:val="050505"/>
          <w:sz w:val="24"/>
          <w:szCs w:val="24"/>
          <w:lang w:eastAsia="es-MX"/>
        </w:rPr>
        <w:t xml:space="preserve"> municipios ya hay una participación de las mujeres;  hay que hacerlo de manera gradual es lo mas inteligente,  para que las propias mujeres no sean violentadas, los municipios y comunidades</w:t>
      </w:r>
      <w:r w:rsidR="005C4F48" w:rsidRPr="001D26F9">
        <w:rPr>
          <w:rFonts w:ascii="Times New Roman" w:eastAsia="Times New Roman" w:hAnsi="Times New Roman" w:cs="Times New Roman"/>
          <w:i/>
          <w:iCs/>
          <w:color w:val="050505"/>
          <w:sz w:val="24"/>
          <w:szCs w:val="24"/>
          <w:lang w:eastAsia="es-MX"/>
        </w:rPr>
        <w:t xml:space="preserve"> tienen que ir </w:t>
      </w:r>
      <w:r w:rsidR="00FF699A" w:rsidRPr="001D26F9">
        <w:rPr>
          <w:rFonts w:ascii="Times New Roman" w:eastAsia="Times New Roman" w:hAnsi="Times New Roman" w:cs="Times New Roman"/>
          <w:i/>
          <w:iCs/>
          <w:color w:val="050505"/>
          <w:sz w:val="24"/>
          <w:szCs w:val="24"/>
          <w:lang w:eastAsia="es-MX"/>
        </w:rPr>
        <w:t xml:space="preserve"> incorporando la participación </w:t>
      </w:r>
      <w:r w:rsidR="006506AC" w:rsidRPr="001D26F9">
        <w:rPr>
          <w:rFonts w:ascii="Times New Roman" w:eastAsia="Times New Roman" w:hAnsi="Times New Roman" w:cs="Times New Roman"/>
          <w:i/>
          <w:iCs/>
          <w:color w:val="050505"/>
          <w:sz w:val="24"/>
          <w:szCs w:val="24"/>
          <w:lang w:eastAsia="es-MX"/>
        </w:rPr>
        <w:t>de las mujeres.</w:t>
      </w:r>
    </w:p>
    <w:p w14:paraId="061FD10F" w14:textId="1CCFC70D" w:rsidR="00AF3DD1"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093FABF1" w14:textId="33E1E519" w:rsidR="00D124A6" w:rsidRPr="001D26F9" w:rsidRDefault="00D440D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Menciono el aspirante sobre </w:t>
      </w:r>
      <w:r w:rsidR="00071306" w:rsidRPr="001D26F9">
        <w:rPr>
          <w:rFonts w:ascii="Times New Roman" w:eastAsia="Times New Roman" w:hAnsi="Times New Roman" w:cs="Times New Roman"/>
          <w:color w:val="050505"/>
          <w:sz w:val="24"/>
          <w:szCs w:val="24"/>
          <w:lang w:eastAsia="es-MX"/>
        </w:rPr>
        <w:t>áreas</w:t>
      </w:r>
      <w:r w:rsidRPr="001D26F9">
        <w:rPr>
          <w:rFonts w:ascii="Times New Roman" w:eastAsia="Times New Roman" w:hAnsi="Times New Roman" w:cs="Times New Roman"/>
          <w:color w:val="050505"/>
          <w:sz w:val="24"/>
          <w:szCs w:val="24"/>
          <w:lang w:eastAsia="es-MX"/>
        </w:rPr>
        <w:t xml:space="preserve"> de oportunidad para el INE, pide una especificación en </w:t>
      </w:r>
      <w:r w:rsidR="00071306" w:rsidRPr="001D26F9">
        <w:rPr>
          <w:rFonts w:ascii="Times New Roman" w:eastAsia="Times New Roman" w:hAnsi="Times New Roman" w:cs="Times New Roman"/>
          <w:color w:val="050505"/>
          <w:sz w:val="24"/>
          <w:szCs w:val="24"/>
          <w:lang w:eastAsia="es-MX"/>
        </w:rPr>
        <w:t>2 áreas de observación</w:t>
      </w:r>
      <w:r w:rsidR="007A3C01" w:rsidRPr="001D26F9">
        <w:rPr>
          <w:rFonts w:ascii="Times New Roman" w:eastAsia="Times New Roman" w:hAnsi="Times New Roman" w:cs="Times New Roman"/>
          <w:color w:val="050505"/>
          <w:sz w:val="24"/>
          <w:szCs w:val="24"/>
          <w:lang w:eastAsia="es-MX"/>
        </w:rPr>
        <w:t xml:space="preserve">. </w:t>
      </w:r>
      <w:r w:rsidR="005C4F48" w:rsidRPr="001D26F9">
        <w:rPr>
          <w:rFonts w:ascii="Times New Roman" w:eastAsia="Times New Roman" w:hAnsi="Times New Roman" w:cs="Times New Roman"/>
          <w:color w:val="050505"/>
          <w:sz w:val="24"/>
          <w:szCs w:val="24"/>
          <w:lang w:eastAsia="es-MX"/>
        </w:rPr>
        <w:t>Y c</w:t>
      </w:r>
      <w:r w:rsidR="007A3C01" w:rsidRPr="001D26F9">
        <w:rPr>
          <w:rFonts w:ascii="Times New Roman" w:eastAsia="Times New Roman" w:hAnsi="Times New Roman" w:cs="Times New Roman"/>
          <w:color w:val="050505"/>
          <w:sz w:val="24"/>
          <w:szCs w:val="24"/>
          <w:lang w:eastAsia="es-MX"/>
        </w:rPr>
        <w:t xml:space="preserve">uestiona </w:t>
      </w:r>
      <w:r w:rsidR="005C4F48" w:rsidRPr="001D26F9">
        <w:rPr>
          <w:rFonts w:ascii="Times New Roman" w:eastAsia="Times New Roman" w:hAnsi="Times New Roman" w:cs="Times New Roman"/>
          <w:color w:val="050505"/>
          <w:sz w:val="24"/>
          <w:szCs w:val="24"/>
          <w:lang w:eastAsia="es-MX"/>
        </w:rPr>
        <w:t xml:space="preserve"> que </w:t>
      </w:r>
      <w:r w:rsidR="007A3C01" w:rsidRPr="001D26F9">
        <w:rPr>
          <w:rFonts w:ascii="Times New Roman" w:eastAsia="Times New Roman" w:hAnsi="Times New Roman" w:cs="Times New Roman"/>
          <w:color w:val="050505"/>
          <w:sz w:val="24"/>
          <w:szCs w:val="24"/>
          <w:lang w:eastAsia="es-MX"/>
        </w:rPr>
        <w:t xml:space="preserve">es una costumbre tanto del INE como en órganos </w:t>
      </w:r>
      <w:r w:rsidR="005C4F48" w:rsidRPr="001D26F9">
        <w:rPr>
          <w:rFonts w:ascii="Times New Roman" w:eastAsia="Times New Roman" w:hAnsi="Times New Roman" w:cs="Times New Roman"/>
          <w:color w:val="050505"/>
          <w:sz w:val="24"/>
          <w:szCs w:val="24"/>
          <w:lang w:eastAsia="es-MX"/>
        </w:rPr>
        <w:t>locales.</w:t>
      </w:r>
      <w:ins w:id="5" w:author="fernando lazcano">
        <w:r w:rsidR="007A3C01" w:rsidRPr="001D26F9">
          <w:rPr>
            <w:rFonts w:ascii="Times New Roman" w:eastAsia="Times New Roman" w:hAnsi="Times New Roman" w:cs="Times New Roman"/>
            <w:color w:val="050505"/>
            <w:sz w:val="24"/>
            <w:szCs w:val="24"/>
            <w:lang w:eastAsia="es-MX"/>
          </w:rPr>
          <w:t xml:space="preserve"> </w:t>
        </w:r>
        <w:r w:rsidR="003D7C23" w:rsidRPr="001D26F9">
          <w:rPr>
            <w:rFonts w:ascii="Times New Roman" w:eastAsia="Times New Roman" w:hAnsi="Times New Roman" w:cs="Times New Roman"/>
            <w:color w:val="050505"/>
            <w:sz w:val="24"/>
            <w:szCs w:val="24"/>
            <w:lang w:eastAsia="es-MX"/>
          </w:rPr>
          <w:t>e</w:t>
        </w:r>
        <w:r w:rsidR="007A3C01" w:rsidRPr="001D26F9">
          <w:rPr>
            <w:rFonts w:ascii="Times New Roman" w:eastAsia="Times New Roman" w:hAnsi="Times New Roman" w:cs="Times New Roman"/>
            <w:color w:val="050505"/>
            <w:sz w:val="24"/>
            <w:szCs w:val="24"/>
            <w:lang w:eastAsia="es-MX"/>
          </w:rPr>
          <w:t xml:space="preserve">s una costumbre tanto del INE como en órganos locales </w:t>
        </w:r>
      </w:ins>
      <w:r w:rsidR="005C4F48" w:rsidRPr="001D26F9">
        <w:rPr>
          <w:rFonts w:ascii="Times New Roman" w:eastAsia="Times New Roman" w:hAnsi="Times New Roman" w:cs="Times New Roman"/>
          <w:color w:val="050505"/>
          <w:sz w:val="24"/>
          <w:szCs w:val="24"/>
          <w:lang w:eastAsia="es-MX"/>
        </w:rPr>
        <w:t>que</w:t>
      </w:r>
      <w:ins w:id="6" w:author="fernando lazcano">
        <w:r w:rsidR="00283F13" w:rsidRPr="001D26F9">
          <w:rPr>
            <w:rFonts w:ascii="Times New Roman" w:eastAsia="Times New Roman" w:hAnsi="Times New Roman" w:cs="Times New Roman"/>
            <w:color w:val="050505"/>
            <w:sz w:val="24"/>
            <w:szCs w:val="24"/>
            <w:lang w:eastAsia="es-MX"/>
          </w:rPr>
          <w:t xml:space="preserve"> le apuestan a los resultados para hacer omisos </w:t>
        </w:r>
        <w:r w:rsidR="003D7C23" w:rsidRPr="001D26F9">
          <w:rPr>
            <w:rFonts w:ascii="Times New Roman" w:eastAsia="Times New Roman" w:hAnsi="Times New Roman" w:cs="Times New Roman"/>
            <w:color w:val="050505"/>
            <w:sz w:val="24"/>
            <w:szCs w:val="24"/>
            <w:lang w:eastAsia="es-MX"/>
          </w:rPr>
          <w:t>en el sancionar conductas que afectan a la equidad de la contienda, pide que comparta su opinión</w:t>
        </w:r>
      </w:ins>
      <w:r w:rsidR="00332CE4" w:rsidRPr="001D26F9">
        <w:rPr>
          <w:rFonts w:ascii="Times New Roman" w:eastAsia="Times New Roman" w:hAnsi="Times New Roman" w:cs="Times New Roman"/>
          <w:color w:val="050505"/>
          <w:sz w:val="24"/>
          <w:szCs w:val="24"/>
          <w:lang w:eastAsia="es-MX"/>
        </w:rPr>
        <w:t>.</w:t>
      </w:r>
    </w:p>
    <w:p w14:paraId="2C884014" w14:textId="5C9CFE2A" w:rsidR="0039068F"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506AC" w:rsidRPr="001D26F9">
        <w:rPr>
          <w:rFonts w:ascii="Times New Roman" w:eastAsia="Times New Roman" w:hAnsi="Times New Roman" w:cs="Times New Roman"/>
          <w:i/>
          <w:iCs/>
          <w:color w:val="050505"/>
          <w:sz w:val="24"/>
          <w:szCs w:val="24"/>
          <w:lang w:eastAsia="es-MX"/>
        </w:rPr>
        <w:t xml:space="preserve"> </w:t>
      </w:r>
      <w:r w:rsidR="0039068F" w:rsidRPr="001D26F9">
        <w:rPr>
          <w:rFonts w:ascii="Times New Roman" w:eastAsia="Times New Roman" w:hAnsi="Times New Roman" w:cs="Times New Roman"/>
          <w:i/>
          <w:iCs/>
          <w:color w:val="050505"/>
          <w:sz w:val="24"/>
          <w:szCs w:val="24"/>
          <w:lang w:eastAsia="es-MX"/>
        </w:rPr>
        <w:t>El INE tiene que ser el organizador de las elecciones y regulador del sistema de partidos políticos, se tiene que fortalecer el sistema de partidos políticos desde</w:t>
      </w:r>
      <w:r w:rsidR="005C4F48" w:rsidRPr="001D26F9">
        <w:rPr>
          <w:rFonts w:ascii="Times New Roman" w:eastAsia="Times New Roman" w:hAnsi="Times New Roman" w:cs="Times New Roman"/>
          <w:i/>
          <w:iCs/>
          <w:color w:val="050505"/>
          <w:sz w:val="24"/>
          <w:szCs w:val="24"/>
          <w:lang w:eastAsia="es-MX"/>
        </w:rPr>
        <w:t xml:space="preserve"> el</w:t>
      </w:r>
      <w:r w:rsidR="0039068F" w:rsidRPr="001D26F9">
        <w:rPr>
          <w:rFonts w:ascii="Times New Roman" w:eastAsia="Times New Roman" w:hAnsi="Times New Roman" w:cs="Times New Roman"/>
          <w:i/>
          <w:iCs/>
          <w:color w:val="050505"/>
          <w:sz w:val="24"/>
          <w:szCs w:val="24"/>
          <w:lang w:eastAsia="es-MX"/>
        </w:rPr>
        <w:t xml:space="preserve"> INE, pero a veces el INE adopta actitudes que parecen ser la antítesis de los partidos políticos, las y los consejeros tienen que ser árbitros imparciales. </w:t>
      </w:r>
    </w:p>
    <w:p w14:paraId="0DA3E82C" w14:textId="4EAEBBCF" w:rsidR="00AF3DD1" w:rsidRPr="001D26F9" w:rsidRDefault="0039068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otra oportunidad es el  gasto de las elecciones porque se gasta  mucho en ellas  y es una gran área de oportunidad ahí, para reducir el gasto de las elecciones, y hacerlo de forma paulatina, de forma tal que los próximos comicios ya no esten gastando tanto en las  elecciones.</w:t>
      </w:r>
    </w:p>
    <w:p w14:paraId="5BC69FCE" w14:textId="5EB25599" w:rsidR="0039068F" w:rsidRPr="001D26F9" w:rsidRDefault="0039068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Y estoy convencido en incorporar las nuevas tecnologías para abaratar costos. </w:t>
      </w:r>
    </w:p>
    <w:p w14:paraId="640E8A8B" w14:textId="77777777"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1159EB87" w14:textId="35A2728C" w:rsidR="00790352" w:rsidRPr="001D26F9" w:rsidRDefault="00FF4CD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Cuestión ¿</w:t>
      </w:r>
      <w:r w:rsidR="00790352" w:rsidRPr="001D26F9">
        <w:rPr>
          <w:rFonts w:ascii="Times New Roman" w:eastAsia="Times New Roman" w:hAnsi="Times New Roman" w:cs="Times New Roman"/>
          <w:color w:val="050505"/>
          <w:sz w:val="24"/>
          <w:szCs w:val="24"/>
          <w:lang w:eastAsia="es-MX"/>
        </w:rPr>
        <w:t xml:space="preserve">Que mecanismo </w:t>
      </w:r>
      <w:r w:rsidRPr="001D26F9">
        <w:rPr>
          <w:rFonts w:ascii="Times New Roman" w:eastAsia="Times New Roman" w:hAnsi="Times New Roman" w:cs="Times New Roman"/>
          <w:color w:val="050505"/>
          <w:sz w:val="24"/>
          <w:szCs w:val="24"/>
          <w:lang w:eastAsia="es-MX"/>
        </w:rPr>
        <w:t>implementaría para fomentar el voto de los mexicanos que se encuentran en el extranjero?</w:t>
      </w:r>
    </w:p>
    <w:p w14:paraId="1CE5D6EE" w14:textId="216DE515" w:rsidR="00AF3DD1" w:rsidRPr="001D26F9" w:rsidRDefault="00AF3DD1"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E48B5" w:rsidRPr="001D26F9">
        <w:rPr>
          <w:rFonts w:ascii="Times New Roman" w:eastAsia="Times New Roman" w:hAnsi="Times New Roman" w:cs="Times New Roman"/>
          <w:i/>
          <w:iCs/>
          <w:color w:val="050505"/>
          <w:sz w:val="24"/>
          <w:szCs w:val="24"/>
          <w:lang w:eastAsia="es-MX"/>
        </w:rPr>
        <w:t>Uno de los mecanismos que puede regular la participación de los mexicanos en el extranjero, es la vinculación con las organizaciones de mexicanos en el extranjero y tener una mejor comunicación y coordinación con ellos, y hacer una invitación no solamente haya sino a las asociaciones, para que los mexicanos que radican en el extranjero tengan un vínculo local; lo que pasa es que el INE piensa que solamente hay un  México, pero hay que entender que México tiene una visión pluricultural. Por lo tanto creo que la comunicación tiene que ir en ese sentido y que podría mejorar sustancialmente.</w:t>
      </w:r>
    </w:p>
    <w:p w14:paraId="1DD90472" w14:textId="0AD5F888" w:rsidR="00B1018B"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w:t>
      </w:r>
      <w:r w:rsidR="00AF06A3" w:rsidRPr="001D26F9">
        <w:rPr>
          <w:rFonts w:ascii="Times New Roman" w:eastAsia="Times New Roman" w:hAnsi="Times New Roman" w:cs="Times New Roman"/>
          <w:b/>
          <w:bCs/>
          <w:color w:val="050505"/>
          <w:sz w:val="24"/>
          <w:szCs w:val="24"/>
          <w:lang w:eastAsia="es-MX"/>
        </w:rPr>
        <w:t xml:space="preserve">a </w:t>
      </w:r>
      <w:r w:rsidR="00B1018B" w:rsidRPr="001D26F9">
        <w:rPr>
          <w:rFonts w:ascii="Times New Roman" w:eastAsia="Times New Roman" w:hAnsi="Times New Roman" w:cs="Times New Roman"/>
          <w:b/>
          <w:bCs/>
          <w:color w:val="050505"/>
          <w:sz w:val="24"/>
          <w:szCs w:val="24"/>
          <w:lang w:eastAsia="es-MX"/>
        </w:rPr>
        <w:t xml:space="preserve">Federal </w:t>
      </w:r>
      <w:r w:rsidR="00AF06A3" w:rsidRPr="001D26F9">
        <w:rPr>
          <w:rFonts w:ascii="Times New Roman" w:eastAsia="Times New Roman" w:hAnsi="Times New Roman" w:cs="Times New Roman"/>
          <w:b/>
          <w:bCs/>
          <w:color w:val="050505"/>
          <w:sz w:val="24"/>
          <w:szCs w:val="24"/>
          <w:lang w:eastAsia="es-MX"/>
        </w:rPr>
        <w:t>Mariana Gómez</w:t>
      </w:r>
      <w:r w:rsidR="00B1018B" w:rsidRPr="001D26F9">
        <w:rPr>
          <w:rFonts w:ascii="Times New Roman" w:eastAsia="Times New Roman" w:hAnsi="Times New Roman" w:cs="Times New Roman"/>
          <w:b/>
          <w:bCs/>
          <w:color w:val="050505"/>
          <w:sz w:val="24"/>
          <w:szCs w:val="24"/>
          <w:lang w:eastAsia="es-MX"/>
        </w:rPr>
        <w:t xml:space="preserve"> Maldonado </w:t>
      </w:r>
      <w:r w:rsidR="001129EC" w:rsidRPr="001D26F9">
        <w:rPr>
          <w:rFonts w:ascii="Times New Roman" w:eastAsia="Times New Roman" w:hAnsi="Times New Roman" w:cs="Times New Roman"/>
          <w:b/>
          <w:bCs/>
          <w:color w:val="050505"/>
          <w:sz w:val="24"/>
          <w:szCs w:val="24"/>
          <w:lang w:eastAsia="es-MX"/>
        </w:rPr>
        <w:t xml:space="preserve"> Movimiento Ciudadano </w:t>
      </w:r>
    </w:p>
    <w:p w14:paraId="0D01CB29" w14:textId="36142F0F" w:rsidR="00B1018B" w:rsidRPr="001D26F9" w:rsidRDefault="00B101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Hizo tres cuestionamientos para el aspirante.</w:t>
      </w:r>
    </w:p>
    <w:p w14:paraId="38733989" w14:textId="434A0FB4" w:rsidR="00AF3DD1" w:rsidRPr="001D26F9" w:rsidRDefault="00B1018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color w:val="050505"/>
          <w:sz w:val="24"/>
          <w:szCs w:val="24"/>
          <w:lang w:eastAsia="es-MX"/>
        </w:rPr>
        <w:t>¿3 medidas para ampliar la confianza en los ciudadanos?</w:t>
      </w:r>
      <w:r w:rsidR="00AF06A3" w:rsidRPr="001D26F9">
        <w:rPr>
          <w:rFonts w:ascii="Times New Roman" w:eastAsia="Times New Roman" w:hAnsi="Times New Roman" w:cs="Times New Roman"/>
          <w:b/>
          <w:bCs/>
          <w:color w:val="050505"/>
          <w:sz w:val="24"/>
          <w:szCs w:val="24"/>
          <w:lang w:eastAsia="es-MX"/>
        </w:rPr>
        <w:t xml:space="preserve">  </w:t>
      </w:r>
    </w:p>
    <w:p w14:paraId="7BA91F52" w14:textId="67B19D6D" w:rsidR="00B1018B" w:rsidRPr="001D26F9" w:rsidRDefault="00B101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¿Cómo se garantiza los derechos políticos de los indígenas en las próximas elecciones?</w:t>
      </w:r>
    </w:p>
    <w:p w14:paraId="23F148D9" w14:textId="632242AF" w:rsidR="00B1018B" w:rsidRPr="001D26F9" w:rsidRDefault="00B101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Y Ud. ¿Está dispuesto a aplicar la ley? Y considera que se necesita un buen equilibrio para  garantizar la autonomía de los poderes.</w:t>
      </w:r>
    </w:p>
    <w:p w14:paraId="377304C7" w14:textId="2568C317"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61E7C" w:rsidRPr="001D26F9">
        <w:rPr>
          <w:rFonts w:ascii="Times New Roman" w:eastAsia="Times New Roman" w:hAnsi="Times New Roman" w:cs="Times New Roman"/>
          <w:i/>
          <w:iCs/>
          <w:color w:val="050505"/>
          <w:sz w:val="24"/>
          <w:szCs w:val="24"/>
          <w:lang w:eastAsia="es-MX"/>
        </w:rPr>
        <w:t xml:space="preserve">El INE tiene que mantenerse como un órgano constructivo </w:t>
      </w:r>
      <w:r w:rsidR="00695438" w:rsidRPr="001D26F9">
        <w:rPr>
          <w:rFonts w:ascii="Times New Roman" w:eastAsia="Times New Roman" w:hAnsi="Times New Roman" w:cs="Times New Roman"/>
          <w:i/>
          <w:iCs/>
          <w:color w:val="050505"/>
          <w:sz w:val="24"/>
          <w:szCs w:val="24"/>
          <w:lang w:eastAsia="es-MX"/>
        </w:rPr>
        <w:t xml:space="preserve">para </w:t>
      </w:r>
      <w:r w:rsidR="00661E7C" w:rsidRPr="001D26F9">
        <w:rPr>
          <w:rFonts w:ascii="Times New Roman" w:eastAsia="Times New Roman" w:hAnsi="Times New Roman" w:cs="Times New Roman"/>
          <w:i/>
          <w:iCs/>
          <w:color w:val="050505"/>
          <w:sz w:val="24"/>
          <w:szCs w:val="24"/>
          <w:lang w:eastAsia="es-MX"/>
        </w:rPr>
        <w:t xml:space="preserve">qué le permita  </w:t>
      </w:r>
      <w:r w:rsidR="00695438" w:rsidRPr="001D26F9">
        <w:rPr>
          <w:rFonts w:ascii="Times New Roman" w:eastAsia="Times New Roman" w:hAnsi="Times New Roman" w:cs="Times New Roman"/>
          <w:i/>
          <w:iCs/>
          <w:color w:val="050505"/>
          <w:sz w:val="24"/>
          <w:szCs w:val="24"/>
          <w:lang w:eastAsia="es-MX"/>
        </w:rPr>
        <w:t xml:space="preserve">realizar correctamente </w:t>
      </w:r>
      <w:r w:rsidR="00661E7C" w:rsidRPr="001D26F9">
        <w:rPr>
          <w:rFonts w:ascii="Times New Roman" w:eastAsia="Times New Roman" w:hAnsi="Times New Roman" w:cs="Times New Roman"/>
          <w:i/>
          <w:iCs/>
          <w:color w:val="050505"/>
          <w:sz w:val="24"/>
          <w:szCs w:val="24"/>
          <w:lang w:eastAsia="es-MX"/>
        </w:rPr>
        <w:t xml:space="preserve">la tarea política y coordinación, mantener  las condiciones políticas amigables para el desarrollo de los procesos electorales, pero él INE tiene qué prestarse de las atribuciones de las instituciones del estado para poder coordinar la realización de las elecciones, para </w:t>
      </w:r>
      <w:r w:rsidR="00695438" w:rsidRPr="001D26F9">
        <w:rPr>
          <w:rFonts w:ascii="Times New Roman" w:eastAsia="Times New Roman" w:hAnsi="Times New Roman" w:cs="Times New Roman"/>
          <w:i/>
          <w:iCs/>
          <w:color w:val="050505"/>
          <w:sz w:val="24"/>
          <w:szCs w:val="24"/>
          <w:lang w:eastAsia="es-MX"/>
        </w:rPr>
        <w:t xml:space="preserve">crear </w:t>
      </w:r>
      <w:r w:rsidR="00661E7C" w:rsidRPr="001D26F9">
        <w:rPr>
          <w:rFonts w:ascii="Times New Roman" w:eastAsia="Times New Roman" w:hAnsi="Times New Roman" w:cs="Times New Roman"/>
          <w:i/>
          <w:iCs/>
          <w:color w:val="050505"/>
          <w:sz w:val="24"/>
          <w:szCs w:val="24"/>
          <w:lang w:eastAsia="es-MX"/>
        </w:rPr>
        <w:t xml:space="preserve"> un ambiente político adecuado para las comunidades indígenas, para las personas que viven en el extranjero, y en general.</w:t>
      </w:r>
    </w:p>
    <w:p w14:paraId="528B0F1F" w14:textId="34651D4D"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Reginaldo Sandoval flores Coordinador Parlamentario  PT</w:t>
      </w:r>
    </w:p>
    <w:p w14:paraId="2621D1C4" w14:textId="6F0850EB" w:rsidR="00B1018B" w:rsidRPr="001D26F9" w:rsidRDefault="00B101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3BD00762" w14:textId="77777777"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Respuesta: </w:t>
      </w:r>
    </w:p>
    <w:p w14:paraId="36B7FC64" w14:textId="202899E2"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w:t>
      </w:r>
      <w:r w:rsidR="00AF09C1" w:rsidRPr="001D26F9">
        <w:rPr>
          <w:rFonts w:ascii="Times New Roman" w:eastAsia="Times New Roman" w:hAnsi="Times New Roman" w:cs="Times New Roman"/>
          <w:b/>
          <w:bCs/>
          <w:color w:val="050505"/>
          <w:sz w:val="24"/>
          <w:szCs w:val="24"/>
          <w:lang w:eastAsia="es-MX"/>
        </w:rPr>
        <w:t xml:space="preserve"> Federal </w:t>
      </w:r>
      <w:r w:rsidRPr="001D26F9">
        <w:rPr>
          <w:rFonts w:ascii="Times New Roman" w:eastAsia="Times New Roman" w:hAnsi="Times New Roman" w:cs="Times New Roman"/>
          <w:b/>
          <w:bCs/>
          <w:color w:val="050505"/>
          <w:sz w:val="24"/>
          <w:szCs w:val="24"/>
          <w:lang w:eastAsia="es-MX"/>
        </w:rPr>
        <w:t xml:space="preserve"> Claudia Pastor Badilla PRI</w:t>
      </w:r>
    </w:p>
    <w:p w14:paraId="699B772B" w14:textId="7E428446" w:rsidR="00B1018B" w:rsidRPr="001D26F9" w:rsidRDefault="00B101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Pide la opinión del aspirante con relación alguna de las reformas </w:t>
      </w:r>
      <w:r w:rsidR="00AF09C1" w:rsidRPr="001D26F9">
        <w:rPr>
          <w:rFonts w:ascii="Times New Roman" w:eastAsia="Times New Roman" w:hAnsi="Times New Roman" w:cs="Times New Roman"/>
          <w:color w:val="050505"/>
          <w:sz w:val="24"/>
          <w:szCs w:val="24"/>
          <w:lang w:eastAsia="es-MX"/>
        </w:rPr>
        <w:t xml:space="preserve"> en materia a la fiscalización, ¿Cuál es su opinión sobre algunas entidades con la disminución del financiamiento de los partidos políticos? Y cual es su opinión del dinero privado que puede ingresar en los procesos electorales, ¿el que existe le parece correcto o se debería de modificar  o se debería de disminuir el costo público de las elecciones?</w:t>
      </w:r>
    </w:p>
    <w:p w14:paraId="4B5A4E3C" w14:textId="03E6C855"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736EA0" w:rsidRPr="001D26F9">
        <w:rPr>
          <w:rFonts w:ascii="Times New Roman" w:eastAsia="Times New Roman" w:hAnsi="Times New Roman" w:cs="Times New Roman"/>
          <w:i/>
          <w:iCs/>
          <w:color w:val="050505"/>
          <w:sz w:val="24"/>
          <w:szCs w:val="24"/>
          <w:lang w:eastAsia="es-MX"/>
        </w:rPr>
        <w:t xml:space="preserve"> Creo que debe de prevalecer el financiamiento público y hay que revisar si el financiamiento es alto, creo que lo es y creo que es momento de bajar a lo mejor y financiamiento Público de los partidos políticos, y creo que hay que mantener una prevalencia del financiamiento público sobre el financiamiento privado.</w:t>
      </w:r>
    </w:p>
    <w:p w14:paraId="0B8DA44C" w14:textId="77777777" w:rsidR="00695438" w:rsidRPr="001D26F9" w:rsidRDefault="0069543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7F14C3E" w14:textId="77777777" w:rsidR="00695438" w:rsidRPr="001D26F9" w:rsidRDefault="0069543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2783FB1" w14:textId="1D74DCDD" w:rsidR="00AF3DD1"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Romero Herrera  CDMX </w:t>
      </w:r>
      <w:r w:rsidR="007148B5" w:rsidRPr="001D26F9">
        <w:rPr>
          <w:rFonts w:ascii="Times New Roman" w:eastAsia="Times New Roman" w:hAnsi="Times New Roman" w:cs="Times New Roman"/>
          <w:b/>
          <w:bCs/>
          <w:color w:val="050505"/>
          <w:sz w:val="24"/>
          <w:szCs w:val="24"/>
          <w:lang w:eastAsia="es-MX"/>
        </w:rPr>
        <w:t xml:space="preserve">4a circunscriocion  </w:t>
      </w:r>
      <w:r w:rsidRPr="001D26F9">
        <w:rPr>
          <w:rFonts w:ascii="Times New Roman" w:eastAsia="Times New Roman" w:hAnsi="Times New Roman" w:cs="Times New Roman"/>
          <w:b/>
          <w:bCs/>
          <w:color w:val="050505"/>
          <w:sz w:val="24"/>
          <w:szCs w:val="24"/>
          <w:lang w:eastAsia="es-MX"/>
        </w:rPr>
        <w:t>PAN</w:t>
      </w:r>
    </w:p>
    <w:p w14:paraId="203DCD59" w14:textId="6D44EE4D" w:rsidR="00AF09C1" w:rsidRPr="001D26F9" w:rsidRDefault="0059688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Cuestiona ¿Cuál es la idea central, sobre las disposiciones que ahora el INE tendrá que hacer, y particularmente si un legislador(a) aspira a la elección? </w:t>
      </w:r>
    </w:p>
    <w:p w14:paraId="15074BCC" w14:textId="4ED00356" w:rsidR="00596889" w:rsidRPr="001D26F9" w:rsidRDefault="00633F6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 …</w:t>
      </w:r>
    </w:p>
    <w:p w14:paraId="01B4C6A9" w14:textId="6447E5FE" w:rsidR="00596889" w:rsidRPr="001D26F9" w:rsidRDefault="0059688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w:t>
      </w:r>
      <w:r w:rsidR="00FF699A" w:rsidRPr="001D26F9">
        <w:rPr>
          <w:rFonts w:ascii="Times New Roman" w:eastAsia="Times New Roman" w:hAnsi="Times New Roman" w:cs="Times New Roman"/>
          <w:b/>
          <w:bCs/>
          <w:color w:val="050505"/>
          <w:sz w:val="24"/>
          <w:szCs w:val="24"/>
          <w:lang w:eastAsia="es-MX"/>
        </w:rPr>
        <w:t xml:space="preserve">Álvarez </w:t>
      </w:r>
      <w:r w:rsidR="00AF394D" w:rsidRPr="001D26F9">
        <w:rPr>
          <w:rFonts w:ascii="Times New Roman" w:eastAsia="Times New Roman" w:hAnsi="Times New Roman" w:cs="Times New Roman"/>
          <w:b/>
          <w:bCs/>
          <w:color w:val="050505"/>
          <w:sz w:val="24"/>
          <w:szCs w:val="24"/>
          <w:lang w:eastAsia="es-MX"/>
        </w:rPr>
        <w:t xml:space="preserve"> MORENA</w:t>
      </w:r>
    </w:p>
    <w:p w14:paraId="3122D2C1" w14:textId="6B8F0C21" w:rsidR="00596889" w:rsidRPr="001D26F9" w:rsidRDefault="0059688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Hace un señalamiento a que el aspirante es ampliamente conocido como un PRISTA, y eso es lo que lo preocupa, y no queremos que el aspirante sustituya a baños. </w:t>
      </w:r>
    </w:p>
    <w:p w14:paraId="27BE330D" w14:textId="3CB9FE2B" w:rsidR="00AF09C1" w:rsidRPr="001D26F9" w:rsidRDefault="00AF09C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A3058B8" w14:textId="43B9BB6C"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33F61" w:rsidRPr="001D26F9">
        <w:rPr>
          <w:rFonts w:ascii="Times New Roman" w:eastAsia="Times New Roman" w:hAnsi="Times New Roman" w:cs="Times New Roman"/>
          <w:i/>
          <w:iCs/>
          <w:color w:val="050505"/>
          <w:sz w:val="24"/>
          <w:szCs w:val="24"/>
          <w:lang w:eastAsia="es-MX"/>
        </w:rPr>
        <w:t>El señalamiento que hace de que tengo  algún compromiso con algún partido político es incorrecto, no tengo compromiso con ninguno, yo tengo 6 años de ser presidente en él IEEPCO Oaxaca y creo que mis colaboradores y partidos políticos  pueden dar testimonio de mi imparcialidad.</w:t>
      </w:r>
    </w:p>
    <w:p w14:paraId="6BC86880" w14:textId="74EE18C1" w:rsidR="00AF3DD1" w:rsidRPr="001D26F9" w:rsidRDefault="00AF3D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D38A1C4" w14:textId="30A2CD92"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0B52D22" w14:textId="71915C0C"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0852B5F" w14:textId="3FDDD4D2"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C3A5920" w14:textId="2579FC7D"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3D81569" w14:textId="23BA3A5B"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A5D8D66" w14:textId="320661D0"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9E347A6" w14:textId="5F407209"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663AF17" w14:textId="7940EDCD"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AEFD99E" w14:textId="6E7C5DE2"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42A9EFD" w14:textId="62221B5C"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1809540" w14:textId="4CEAA99E"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179E56B" w14:textId="1C631D9A"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1736DB8" w14:textId="6444FE57"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5DE28EC" w14:textId="76D4ACFD"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7FD5C25" w14:textId="2DC4E98F"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640DEEC" w14:textId="31B50AFB"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97313C8" w14:textId="1ECA95E8"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5CE5AC3D" w14:textId="720D7A85"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0A2242C5" w14:textId="5F683C2F"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CD9AEE4" w14:textId="0617362D"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3860B8D" w14:textId="08760AB3"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3852CC6" w14:textId="1713872B"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3352AED" w14:textId="09BCA9AE"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5C63B0D" w14:textId="40D41619"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36095A6" w14:textId="4B59CF9B"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F7E4007" w14:textId="396B3AC3"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17983D7" w14:textId="16430D81" w:rsidR="000842B6" w:rsidRPr="001D26F9" w:rsidRDefault="000842B6" w:rsidP="00FA5A50">
      <w:pPr>
        <w:pStyle w:val="Ttulo2"/>
        <w:jc w:val="both"/>
        <w:rPr>
          <w:rFonts w:ascii="Times New Roman" w:eastAsia="Times New Roman" w:hAnsi="Times New Roman" w:cs="Times New Roman"/>
          <w:sz w:val="24"/>
          <w:szCs w:val="24"/>
          <w:lang w:eastAsia="es-MX"/>
        </w:rPr>
      </w:pPr>
    </w:p>
    <w:p w14:paraId="2569C251" w14:textId="3178EE25" w:rsidR="00EC64E2" w:rsidRPr="001D26F9" w:rsidRDefault="00211DFA" w:rsidP="00FA5A50">
      <w:pPr>
        <w:jc w:val="both"/>
        <w:rPr>
          <w:rFonts w:ascii="Times New Roman" w:hAnsi="Times New Roman" w:cs="Times New Roman"/>
          <w:sz w:val="24"/>
          <w:szCs w:val="24"/>
          <w:lang w:eastAsia="es-MX"/>
        </w:rPr>
      </w:pPr>
      <w:r w:rsidRPr="00211DFA">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0754C674" wp14:editId="4DAE20F1">
            <wp:simplePos x="1085850" y="1809750"/>
            <wp:positionH relativeFrom="margin">
              <wp:align>center</wp:align>
            </wp:positionH>
            <wp:positionV relativeFrom="margin">
              <wp:align>top</wp:align>
            </wp:positionV>
            <wp:extent cx="2410198" cy="2410198"/>
            <wp:effectExtent l="0" t="0" r="9525" b="9525"/>
            <wp:wrapTopAndBottom/>
            <wp:docPr id="4098" name="Picture 2" descr="Comisión Estatal Electoral de Nuevo León">
              <a:extLst xmlns:a="http://schemas.openxmlformats.org/drawingml/2006/main">
                <a:ext uri="{FF2B5EF4-FFF2-40B4-BE49-F238E27FC236}">
                  <a16:creationId xmlns:a16="http://schemas.microsoft.com/office/drawing/2014/main" id="{999ADB65-72BD-4D8F-8D5C-120247129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omisión Estatal Electoral de Nuevo León">
                      <a:extLst>
                        <a:ext uri="{FF2B5EF4-FFF2-40B4-BE49-F238E27FC236}">
                          <a16:creationId xmlns:a16="http://schemas.microsoft.com/office/drawing/2014/main" id="{999ADB65-72BD-4D8F-8D5C-120247129DE8}"/>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 b="20998"/>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23530989" w14:textId="2C3290A6" w:rsidR="000842B6" w:rsidRPr="001D26F9" w:rsidRDefault="000842B6" w:rsidP="00211DFA">
      <w:pPr>
        <w:pStyle w:val="Ttulo2"/>
        <w:jc w:val="center"/>
        <w:rPr>
          <w:rFonts w:ascii="Times New Roman" w:eastAsia="Times New Roman" w:hAnsi="Times New Roman" w:cs="Times New Roman"/>
          <w:sz w:val="24"/>
          <w:szCs w:val="24"/>
          <w:lang w:eastAsia="es-MX"/>
        </w:rPr>
      </w:pPr>
      <w:bookmarkStart w:id="7" w:name="_Toc46286616"/>
      <w:r w:rsidRPr="001D26F9">
        <w:rPr>
          <w:rFonts w:ascii="Times New Roman" w:eastAsia="Times New Roman" w:hAnsi="Times New Roman" w:cs="Times New Roman"/>
          <w:sz w:val="24"/>
          <w:szCs w:val="24"/>
          <w:lang w:eastAsia="es-MX"/>
        </w:rPr>
        <w:t>Miriam Guadalupe Hinojosa Dieck</w:t>
      </w:r>
      <w:bookmarkEnd w:id="7"/>
    </w:p>
    <w:p w14:paraId="5616F5C3" w14:textId="2AE3F4A4" w:rsidR="00EC64E2" w:rsidRPr="001D26F9" w:rsidRDefault="00EC64E2" w:rsidP="00FA5A50">
      <w:pPr>
        <w:jc w:val="both"/>
        <w:rPr>
          <w:rFonts w:ascii="Times New Roman" w:hAnsi="Times New Roman" w:cs="Times New Roman"/>
          <w:sz w:val="24"/>
          <w:szCs w:val="24"/>
          <w:lang w:eastAsia="es-MX"/>
        </w:rPr>
      </w:pPr>
    </w:p>
    <w:p w14:paraId="43A19FCA" w14:textId="26909CDB"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Trayectoria </w:t>
      </w:r>
    </w:p>
    <w:p w14:paraId="14DE4A83" w14:textId="7AB854C3" w:rsidR="005437AD" w:rsidRPr="001D26F9" w:rsidRDefault="005437A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Lleva muchos años siendo profesora universitaria  y lleva también muchos años escribiendo en los medios de comunicación, tiene una columna semanal en el periódico milenio.</w:t>
      </w:r>
    </w:p>
    <w:p w14:paraId="2A7BEC1D" w14:textId="77777777"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F1DE54E" w14:textId="7413C987"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Visión de</w:t>
      </w:r>
      <w:r w:rsidR="005F6343" w:rsidRPr="001D26F9">
        <w:rPr>
          <w:rFonts w:ascii="Times New Roman" w:eastAsia="Times New Roman" w:hAnsi="Times New Roman" w:cs="Times New Roman"/>
          <w:color w:val="050505"/>
          <w:sz w:val="24"/>
          <w:szCs w:val="24"/>
          <w:lang w:eastAsia="es-MX"/>
        </w:rPr>
        <w:t>l</w:t>
      </w:r>
      <w:r w:rsidRPr="001D26F9">
        <w:rPr>
          <w:rFonts w:ascii="Times New Roman" w:eastAsia="Times New Roman" w:hAnsi="Times New Roman" w:cs="Times New Roman"/>
          <w:color w:val="050505"/>
          <w:sz w:val="24"/>
          <w:szCs w:val="24"/>
          <w:lang w:eastAsia="es-MX"/>
        </w:rPr>
        <w:t xml:space="preserve"> </w:t>
      </w:r>
      <w:r w:rsidR="005F6343" w:rsidRPr="001D26F9">
        <w:rPr>
          <w:rFonts w:ascii="Times New Roman" w:eastAsia="Times New Roman" w:hAnsi="Times New Roman" w:cs="Times New Roman"/>
          <w:color w:val="050505"/>
          <w:sz w:val="24"/>
          <w:szCs w:val="24"/>
          <w:lang w:eastAsia="es-MX"/>
        </w:rPr>
        <w:t>INE</w:t>
      </w:r>
      <w:r w:rsidRPr="001D26F9">
        <w:rPr>
          <w:rFonts w:ascii="Times New Roman" w:eastAsia="Times New Roman" w:hAnsi="Times New Roman" w:cs="Times New Roman"/>
          <w:color w:val="050505"/>
          <w:sz w:val="24"/>
          <w:szCs w:val="24"/>
          <w:lang w:eastAsia="es-MX"/>
        </w:rPr>
        <w:t xml:space="preserve">: Las cosas en las que se debería enfocar el Instituto Nacional electoral es la pobreza y que gracias a ella se derivan muchas otras problemáticas, deja de ser el cruce de muchas cuestiones políticas,  democráticas y electorales; el asunto de la pobreza y economía ha generado un desapego entre la ciudadanía con respecto a la democracia, y parecería que los regímenes democráticos han sido incapaces de sacar adelante a la </w:t>
      </w:r>
      <w:r w:rsidR="005F6343" w:rsidRPr="001D26F9">
        <w:rPr>
          <w:rFonts w:ascii="Times New Roman" w:eastAsia="Times New Roman" w:hAnsi="Times New Roman" w:cs="Times New Roman"/>
          <w:color w:val="050505"/>
          <w:sz w:val="24"/>
          <w:szCs w:val="24"/>
          <w:lang w:eastAsia="es-MX"/>
        </w:rPr>
        <w:t>economía</w:t>
      </w:r>
      <w:r w:rsidRPr="001D26F9">
        <w:rPr>
          <w:rFonts w:ascii="Times New Roman" w:eastAsia="Times New Roman" w:hAnsi="Times New Roman" w:cs="Times New Roman"/>
          <w:color w:val="050505"/>
          <w:sz w:val="24"/>
          <w:szCs w:val="24"/>
          <w:lang w:eastAsia="es-MX"/>
        </w:rPr>
        <w:t xml:space="preserve"> y en ese sentido hay que trabajar mucho en la narrativa libertaria que se tiene que haber, pues la democracia no está ahí para impulsar la economía está ahí para impulsar la libertad. </w:t>
      </w:r>
    </w:p>
    <w:p w14:paraId="74F8EBCF" w14:textId="303C0111"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Hay voces que se escuchan mucho más que otras y  no necesariamente  tienen que ver con su número de </w:t>
      </w:r>
      <w:r w:rsidR="005F6343" w:rsidRPr="001D26F9">
        <w:rPr>
          <w:rFonts w:ascii="Times New Roman" w:eastAsia="Times New Roman" w:hAnsi="Times New Roman" w:cs="Times New Roman"/>
          <w:color w:val="050505"/>
          <w:sz w:val="24"/>
          <w:szCs w:val="24"/>
          <w:lang w:eastAsia="es-MX"/>
        </w:rPr>
        <w:t>votantes, sino</w:t>
      </w:r>
      <w:r w:rsidRPr="001D26F9">
        <w:rPr>
          <w:rFonts w:ascii="Times New Roman" w:eastAsia="Times New Roman" w:hAnsi="Times New Roman" w:cs="Times New Roman"/>
          <w:color w:val="050505"/>
          <w:sz w:val="24"/>
          <w:szCs w:val="24"/>
          <w:lang w:eastAsia="es-MX"/>
        </w:rPr>
        <w:t xml:space="preserve"> con su poderío, y en ese sentido hay que trabajar muchísimo en la </w:t>
      </w:r>
      <w:r w:rsidR="005F6343" w:rsidRPr="001D26F9">
        <w:rPr>
          <w:rFonts w:ascii="Times New Roman" w:eastAsia="Times New Roman" w:hAnsi="Times New Roman" w:cs="Times New Roman"/>
          <w:color w:val="050505"/>
          <w:sz w:val="24"/>
          <w:szCs w:val="24"/>
          <w:lang w:eastAsia="es-MX"/>
        </w:rPr>
        <w:t>desarrollar</w:t>
      </w:r>
      <w:r w:rsidRPr="001D26F9">
        <w:rPr>
          <w:rFonts w:ascii="Times New Roman" w:eastAsia="Times New Roman" w:hAnsi="Times New Roman" w:cs="Times New Roman"/>
          <w:color w:val="050505"/>
          <w:sz w:val="24"/>
          <w:szCs w:val="24"/>
          <w:lang w:eastAsia="es-MX"/>
        </w:rPr>
        <w:t xml:space="preserve"> nuestra </w:t>
      </w:r>
      <w:r w:rsidR="005F6343" w:rsidRPr="001D26F9">
        <w:rPr>
          <w:rFonts w:ascii="Times New Roman" w:eastAsia="Times New Roman" w:hAnsi="Times New Roman" w:cs="Times New Roman"/>
          <w:color w:val="050505"/>
          <w:sz w:val="24"/>
          <w:szCs w:val="24"/>
          <w:lang w:eastAsia="es-MX"/>
        </w:rPr>
        <w:t>representación</w:t>
      </w:r>
      <w:r w:rsidRPr="001D26F9">
        <w:rPr>
          <w:rFonts w:ascii="Times New Roman" w:eastAsia="Times New Roman" w:hAnsi="Times New Roman" w:cs="Times New Roman"/>
          <w:color w:val="050505"/>
          <w:sz w:val="24"/>
          <w:szCs w:val="24"/>
          <w:lang w:eastAsia="es-MX"/>
        </w:rPr>
        <w:t xml:space="preserve"> descriptiva, y que los grupos en situación de vulnerabilidad sean integrados en el proceso de toma de decisiones, entonces lo políticos tienen mucho que hacer como el INE.</w:t>
      </w:r>
    </w:p>
    <w:p w14:paraId="6756D467" w14:textId="44EDF7C2" w:rsidR="000842B6" w:rsidRPr="001D26F9" w:rsidRDefault="000842B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Creo que también hay un gran problema de clientelismo electoral por lo que no pasará mucho tiempo antes de que se empiece a intercambiar los derechos electorales por bien</w:t>
      </w:r>
      <w:r w:rsidR="005F6343" w:rsidRPr="001D26F9">
        <w:rPr>
          <w:rFonts w:ascii="Times New Roman" w:eastAsia="Times New Roman" w:hAnsi="Times New Roman" w:cs="Times New Roman"/>
          <w:color w:val="050505"/>
          <w:sz w:val="24"/>
          <w:szCs w:val="24"/>
          <w:lang w:eastAsia="es-MX"/>
        </w:rPr>
        <w:t>es</w:t>
      </w:r>
      <w:r w:rsidRPr="001D26F9">
        <w:rPr>
          <w:rFonts w:ascii="Times New Roman" w:eastAsia="Times New Roman" w:hAnsi="Times New Roman" w:cs="Times New Roman"/>
          <w:color w:val="050505"/>
          <w:sz w:val="24"/>
          <w:szCs w:val="24"/>
          <w:lang w:eastAsia="es-MX"/>
        </w:rPr>
        <w:t xml:space="preserve"> de consumo básico, por supuesto las instancias gubernamentales tienen que trabajar en una autocontención de no caer en la tentación de ocupar la política social con fines electorales; y se tiene que trabajar en dos cosas por un lado en la educación cívica para que haya un repudio </w:t>
      </w:r>
      <w:r w:rsidRPr="001D26F9">
        <w:rPr>
          <w:rFonts w:ascii="Times New Roman" w:eastAsia="Times New Roman" w:hAnsi="Times New Roman" w:cs="Times New Roman"/>
          <w:color w:val="050505"/>
          <w:sz w:val="24"/>
          <w:szCs w:val="24"/>
          <w:lang w:eastAsia="es-MX"/>
        </w:rPr>
        <w:lastRenderedPageBreak/>
        <w:t xml:space="preserve">y denuncias a esas actividades, y por otro desarrollar más el proceso de fiscalización y señalar que </w:t>
      </w:r>
      <w:r w:rsidR="005F6343" w:rsidRPr="001D26F9">
        <w:rPr>
          <w:rFonts w:ascii="Times New Roman" w:eastAsia="Times New Roman" w:hAnsi="Times New Roman" w:cs="Times New Roman"/>
          <w:color w:val="050505"/>
          <w:sz w:val="24"/>
          <w:szCs w:val="24"/>
          <w:lang w:eastAsia="es-MX"/>
        </w:rPr>
        <w:t xml:space="preserve">hay </w:t>
      </w:r>
      <w:r w:rsidRPr="001D26F9">
        <w:rPr>
          <w:rFonts w:ascii="Times New Roman" w:eastAsia="Times New Roman" w:hAnsi="Times New Roman" w:cs="Times New Roman"/>
          <w:color w:val="050505"/>
          <w:sz w:val="24"/>
          <w:szCs w:val="24"/>
          <w:lang w:eastAsia="es-MX"/>
        </w:rPr>
        <w:t xml:space="preserve"> costos asociados a</w:t>
      </w:r>
      <w:r w:rsidR="005F6343" w:rsidRPr="001D26F9">
        <w:rPr>
          <w:rFonts w:ascii="Times New Roman" w:eastAsia="Times New Roman" w:hAnsi="Times New Roman" w:cs="Times New Roman"/>
          <w:color w:val="050505"/>
          <w:sz w:val="24"/>
          <w:szCs w:val="24"/>
          <w:lang w:eastAsia="es-MX"/>
        </w:rPr>
        <w:t xml:space="preserve"> la </w:t>
      </w:r>
      <w:r w:rsidRPr="001D26F9">
        <w:rPr>
          <w:rFonts w:ascii="Times New Roman" w:eastAsia="Times New Roman" w:hAnsi="Times New Roman" w:cs="Times New Roman"/>
          <w:color w:val="050505"/>
          <w:sz w:val="24"/>
          <w:szCs w:val="24"/>
          <w:lang w:eastAsia="es-MX"/>
        </w:rPr>
        <w:t xml:space="preserve"> democracia que genera inconformidad.</w:t>
      </w:r>
    </w:p>
    <w:p w14:paraId="025DF8A8" w14:textId="77777777" w:rsidR="00AF3DD1" w:rsidRPr="001D26F9" w:rsidRDefault="00AF3DD1" w:rsidP="00FA5A50">
      <w:pPr>
        <w:jc w:val="both"/>
        <w:rPr>
          <w:rFonts w:ascii="Times New Roman" w:hAnsi="Times New Roman" w:cs="Times New Roman"/>
          <w:sz w:val="24"/>
          <w:szCs w:val="24"/>
        </w:rPr>
      </w:pPr>
    </w:p>
    <w:p w14:paraId="5954C56F" w14:textId="6A18E5C6" w:rsidR="00AF3DD1" w:rsidRPr="001D26F9" w:rsidRDefault="00AF3DD1" w:rsidP="00FA5A50">
      <w:pPr>
        <w:jc w:val="both"/>
        <w:rPr>
          <w:rFonts w:ascii="Times New Roman" w:hAnsi="Times New Roman" w:cs="Times New Roman"/>
          <w:sz w:val="24"/>
          <w:szCs w:val="24"/>
        </w:rPr>
      </w:pPr>
    </w:p>
    <w:p w14:paraId="55225348" w14:textId="1905FE9C"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16056F48" w14:textId="1303A950" w:rsidR="005F6343" w:rsidRPr="001D26F9" w:rsidRDefault="005F6343"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En el sentido de las medidas de protección en la paridad de género, cuál es su opinión para garantizar, que se emitan medidas de protección efectivas para las mujeres que sean Víctimas de violencia política y que acudan al INE a denunciar.</w:t>
      </w:r>
    </w:p>
    <w:p w14:paraId="42FC4BD1" w14:textId="01211774" w:rsidR="00264AD8"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264AD8" w:rsidRPr="001D26F9">
        <w:rPr>
          <w:rFonts w:ascii="Times New Roman" w:eastAsia="Times New Roman" w:hAnsi="Times New Roman" w:cs="Times New Roman"/>
          <w:b/>
          <w:bCs/>
          <w:color w:val="050505"/>
          <w:sz w:val="24"/>
          <w:szCs w:val="24"/>
          <w:lang w:eastAsia="es-MX"/>
        </w:rPr>
        <w:t xml:space="preserve"> </w:t>
      </w:r>
      <w:r w:rsidR="00264AD8" w:rsidRPr="001D26F9">
        <w:rPr>
          <w:rFonts w:ascii="Times New Roman" w:eastAsia="Times New Roman" w:hAnsi="Times New Roman" w:cs="Times New Roman"/>
          <w:i/>
          <w:iCs/>
          <w:color w:val="050505"/>
          <w:sz w:val="24"/>
          <w:szCs w:val="24"/>
          <w:lang w:eastAsia="es-MX"/>
        </w:rPr>
        <w:t>Creo que debemos de decirle a cada una de las mujeres que se acerquen con una situación al INE con un  claro -yo te creo-, por qué las mujeres son discriminadas en su acceso al ejercicio, por la vía de amenazas de todo tipo que incluso llegan a costarle la vida.</w:t>
      </w:r>
      <w:r w:rsidR="00264AD8" w:rsidRPr="001D26F9">
        <w:rPr>
          <w:rFonts w:ascii="Times New Roman" w:eastAsia="Times New Roman" w:hAnsi="Times New Roman" w:cs="Times New Roman"/>
          <w:b/>
          <w:bCs/>
          <w:color w:val="050505"/>
          <w:sz w:val="24"/>
          <w:szCs w:val="24"/>
          <w:lang w:eastAsia="es-MX"/>
        </w:rPr>
        <w:t xml:space="preserve"> </w:t>
      </w:r>
    </w:p>
    <w:p w14:paraId="20E1CBBF" w14:textId="63F55DBA" w:rsidR="00AF3DD1" w:rsidRPr="001D26F9" w:rsidRDefault="00264AD8"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Tenemos que actuar con agilidad en la atención y tratamiento de esas medidas de protección, y no queremos que su relación con la política sea de una forma violenta.</w:t>
      </w:r>
    </w:p>
    <w:p w14:paraId="683FB6E3" w14:textId="77777777" w:rsidR="00264AD8" w:rsidRPr="001D26F9" w:rsidRDefault="00264AD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EA2008F" w14:textId="77777777" w:rsidR="00264AD8" w:rsidRPr="001D26F9" w:rsidRDefault="00264AD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3526DF4" w14:textId="77777777" w:rsidR="00264AD8" w:rsidRPr="001D26F9" w:rsidRDefault="00264AD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1522905" w14:textId="1BD0CF6A" w:rsidR="00AF3DD1"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089BBCCF" w14:textId="5FF42D89" w:rsidR="002C188F" w:rsidRPr="001D26F9" w:rsidRDefault="002C188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Me gustaría que aclararas algunos asuntos en materia de Educación cívica, para la prevención en la  coacción del voto, o que uso de programas sociales oh qué mensaje mandarías de forma más concreta y que profundizaras  las más en la fiscalización.</w:t>
      </w:r>
    </w:p>
    <w:p w14:paraId="17FC5500" w14:textId="364383F4"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437AD" w:rsidRPr="001D26F9">
        <w:rPr>
          <w:rFonts w:ascii="Times New Roman" w:eastAsia="Times New Roman" w:hAnsi="Times New Roman" w:cs="Times New Roman"/>
          <w:i/>
          <w:iCs/>
          <w:color w:val="050505"/>
          <w:sz w:val="24"/>
          <w:szCs w:val="24"/>
          <w:lang w:eastAsia="es-MX"/>
        </w:rPr>
        <w:t>creo que a través de las reformas que se dieron en el INE en violencia política y paridad de género, estará obligado a integrar expedientes claros y bien nutridos, de tal suerte que podemos llegar a sancionar a las personas que cometen este tipo de conductas y considerados delitos desde la perspectiva penal.</w:t>
      </w:r>
    </w:p>
    <w:p w14:paraId="46558C9C" w14:textId="5302FAF3"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3462142B" w14:textId="4A58F4EA" w:rsidR="002C188F" w:rsidRPr="001D26F9" w:rsidRDefault="002C188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Cuál cree que debe de ser el rol de los partidos políticos en el INE y en la vida política del país.</w:t>
      </w:r>
    </w:p>
    <w:p w14:paraId="5B000B92" w14:textId="0EEFDC58"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w:t>
      </w:r>
      <w:r w:rsidR="009A7241" w:rsidRPr="001D26F9">
        <w:rPr>
          <w:rFonts w:ascii="Times New Roman" w:eastAsia="Times New Roman" w:hAnsi="Times New Roman" w:cs="Times New Roman"/>
          <w:i/>
          <w:iCs/>
          <w:color w:val="050505"/>
          <w:sz w:val="24"/>
          <w:szCs w:val="24"/>
          <w:lang w:eastAsia="es-MX"/>
        </w:rPr>
        <w:t>Yo creo que no hay democracia sin partidos políticos, tenemos que  revitalizarlos, que su vida sea intensa y que vuelvan a ser escuelas de socialización política y muy importante que cumplan su rol de ser redistribuidores del poder político.</w:t>
      </w:r>
    </w:p>
    <w:p w14:paraId="6FB5ACDF" w14:textId="26BBED53" w:rsidR="00D92837" w:rsidRPr="001D26F9" w:rsidRDefault="00D9283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Federal Mariana Gómez Maldonado </w:t>
      </w:r>
      <w:r w:rsidR="0035536A" w:rsidRPr="001D26F9">
        <w:rPr>
          <w:rFonts w:ascii="Times New Roman" w:eastAsia="Times New Roman" w:hAnsi="Times New Roman" w:cs="Times New Roman"/>
          <w:b/>
          <w:bCs/>
          <w:color w:val="050505"/>
          <w:sz w:val="24"/>
          <w:szCs w:val="24"/>
          <w:lang w:eastAsia="es-MX"/>
        </w:rPr>
        <w:t xml:space="preserve"> Movimiento Ciudadano </w:t>
      </w:r>
    </w:p>
    <w:p w14:paraId="1E459D71" w14:textId="22E4CAF3" w:rsidR="00D92837" w:rsidRPr="001D26F9" w:rsidRDefault="00D9283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La pregunta fue ¿Qué opinan del centralismo y federalismo y que nos platiques Cómo podemos garantizar una paridad de la próxima contienda electoral?</w:t>
      </w:r>
    </w:p>
    <w:p w14:paraId="4214E143" w14:textId="77777777" w:rsidR="009A7241" w:rsidRPr="001D26F9" w:rsidRDefault="009A724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E4AA1D9" w14:textId="7CB2AF34" w:rsidR="009A7241" w:rsidRPr="001D26F9" w:rsidRDefault="009A724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 xml:space="preserve">Soy federalista, defiendo la existencia de los organismos públicos locales </w:t>
      </w:r>
      <w:r w:rsidR="00226135" w:rsidRPr="001D26F9">
        <w:rPr>
          <w:rFonts w:ascii="Times New Roman" w:eastAsia="Times New Roman" w:hAnsi="Times New Roman" w:cs="Times New Roman"/>
          <w:i/>
          <w:iCs/>
          <w:color w:val="050505"/>
          <w:sz w:val="24"/>
          <w:szCs w:val="24"/>
          <w:lang w:eastAsia="es-MX"/>
        </w:rPr>
        <w:t>electorales,</w:t>
      </w:r>
      <w:r w:rsidRPr="001D26F9">
        <w:rPr>
          <w:rFonts w:ascii="Times New Roman" w:eastAsia="Times New Roman" w:hAnsi="Times New Roman" w:cs="Times New Roman"/>
          <w:i/>
          <w:iCs/>
          <w:color w:val="050505"/>
          <w:sz w:val="24"/>
          <w:szCs w:val="24"/>
          <w:lang w:eastAsia="es-MX"/>
        </w:rPr>
        <w:t xml:space="preserve"> pero también creo que la reforma de 2014, no es una reforma media sin una nueva forma de entender el federalismo que exige una mucho mayor coordinación con el tipo de problemáticas que enfrenta el país.</w:t>
      </w:r>
    </w:p>
    <w:p w14:paraId="55261BD3" w14:textId="77777777" w:rsidR="00C65246" w:rsidRPr="001D26F9" w:rsidRDefault="00C6524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Gerardo Fernández Noroña  PT </w:t>
      </w:r>
    </w:p>
    <w:p w14:paraId="5F068081" w14:textId="05CDEBB1" w:rsidR="00C65246" w:rsidRPr="001D26F9" w:rsidRDefault="00C6524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Debemos de rechazar las no es que intentas que pedimos una disculpa.</w:t>
      </w:r>
    </w:p>
    <w:p w14:paraId="72B0D804" w14:textId="7502DD7A" w:rsidR="00AF3DD1"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3B57B256" w14:textId="432B1F32" w:rsidR="00CC6818" w:rsidRPr="001D26F9" w:rsidRDefault="00CC681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Nos gustaría escuchar su opinión sobre cinco asuntos, para garantizar elecciones democráticas y participativas pues la elección  más grande, que tendrán en puerta 15 gubernaturas.</w:t>
      </w:r>
    </w:p>
    <w:p w14:paraId="055BF45D" w14:textId="0D65E3F4"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Respuesta: </w:t>
      </w:r>
      <w:r w:rsidR="00226135" w:rsidRPr="001D26F9">
        <w:rPr>
          <w:rFonts w:ascii="Times New Roman" w:eastAsia="Times New Roman" w:hAnsi="Times New Roman" w:cs="Times New Roman"/>
          <w:i/>
          <w:iCs/>
          <w:color w:val="050505"/>
          <w:sz w:val="24"/>
          <w:szCs w:val="24"/>
          <w:lang w:eastAsia="es-MX"/>
        </w:rPr>
        <w:t xml:space="preserve"> hay trabajos urgentes que sacar adelante en las elecciones de 2021 por qué se trata de elección más grande de la historia del país. Y en ese sentido hay que trabajar cómo hacerla el marco de una pandemia y dar también en un principio las garantías de salud pública entonces el reto es enorme.</w:t>
      </w:r>
    </w:p>
    <w:p w14:paraId="7E2D4827" w14:textId="56EFC63F" w:rsidR="00CC6818"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Romero Herrera  CDMX </w:t>
      </w:r>
      <w:r w:rsidR="007148B5" w:rsidRPr="001D26F9">
        <w:rPr>
          <w:rFonts w:ascii="Times New Roman" w:eastAsia="Times New Roman" w:hAnsi="Times New Roman" w:cs="Times New Roman"/>
          <w:b/>
          <w:bCs/>
          <w:color w:val="050505"/>
          <w:sz w:val="24"/>
          <w:szCs w:val="24"/>
          <w:lang w:eastAsia="es-MX"/>
        </w:rPr>
        <w:t xml:space="preserve">4a circunscriocion  </w:t>
      </w:r>
      <w:r w:rsidRPr="001D26F9">
        <w:rPr>
          <w:rFonts w:ascii="Times New Roman" w:eastAsia="Times New Roman" w:hAnsi="Times New Roman" w:cs="Times New Roman"/>
          <w:b/>
          <w:bCs/>
          <w:color w:val="050505"/>
          <w:sz w:val="24"/>
          <w:szCs w:val="24"/>
          <w:lang w:eastAsia="es-MX"/>
        </w:rPr>
        <w:t>PAN</w:t>
      </w:r>
    </w:p>
    <w:p w14:paraId="73577E16" w14:textId="0627ECAB" w:rsidR="00CC6818" w:rsidRPr="001D26F9" w:rsidRDefault="00CC681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En el supuesto de una campaña muy  enardecida, exactamente supuesto no se puede alegar violencia política por razón de género.</w:t>
      </w:r>
    </w:p>
    <w:p w14:paraId="0AF3B689" w14:textId="25702B49"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B7390" w:rsidRPr="001D26F9">
        <w:rPr>
          <w:rFonts w:ascii="Times New Roman" w:eastAsia="Times New Roman" w:hAnsi="Times New Roman" w:cs="Times New Roman"/>
          <w:b/>
          <w:bCs/>
          <w:color w:val="050505"/>
          <w:sz w:val="24"/>
          <w:szCs w:val="24"/>
          <w:lang w:eastAsia="es-MX"/>
        </w:rPr>
        <w:t xml:space="preserve"> </w:t>
      </w:r>
      <w:r w:rsidR="001B7390" w:rsidRPr="001D26F9">
        <w:rPr>
          <w:rFonts w:ascii="Times New Roman" w:eastAsia="Times New Roman" w:hAnsi="Times New Roman" w:cs="Times New Roman"/>
          <w:i/>
          <w:iCs/>
          <w:color w:val="050505"/>
          <w:sz w:val="24"/>
          <w:szCs w:val="24"/>
          <w:lang w:eastAsia="es-MX"/>
        </w:rPr>
        <w:t xml:space="preserve">Creo que ese es </w:t>
      </w:r>
      <w:r w:rsidR="009A7241" w:rsidRPr="001D26F9">
        <w:rPr>
          <w:rFonts w:ascii="Times New Roman" w:eastAsia="Times New Roman" w:hAnsi="Times New Roman" w:cs="Times New Roman"/>
          <w:i/>
          <w:iCs/>
          <w:color w:val="050505"/>
          <w:sz w:val="24"/>
          <w:szCs w:val="24"/>
          <w:lang w:eastAsia="es-MX"/>
        </w:rPr>
        <w:t>la labor</w:t>
      </w:r>
      <w:r w:rsidR="001B7390" w:rsidRPr="001D26F9">
        <w:rPr>
          <w:rFonts w:ascii="Times New Roman" w:eastAsia="Times New Roman" w:hAnsi="Times New Roman" w:cs="Times New Roman"/>
          <w:i/>
          <w:iCs/>
          <w:color w:val="050505"/>
          <w:sz w:val="24"/>
          <w:szCs w:val="24"/>
          <w:lang w:eastAsia="es-MX"/>
        </w:rPr>
        <w:t xml:space="preserve"> de las autoridades tiene que partir del -yo te creo- y generan las medidas cautelares para evitar cualquier riesgo y entrar a fondo los expedientes, para asegurarnos que estamos en violencia política hacia las mujeres.</w:t>
      </w:r>
    </w:p>
    <w:p w14:paraId="61016F99" w14:textId="76629C37" w:rsidR="00CC6818" w:rsidRPr="001D26F9" w:rsidRDefault="00CC681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Álvarez  MORENA </w:t>
      </w:r>
    </w:p>
    <w:p w14:paraId="400FD3C8" w14:textId="4246A156" w:rsidR="000F2300" w:rsidRPr="001D26F9" w:rsidRDefault="000F230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La Constitución nos dice que todas las elecciones van a ser públicas, pero la  parte que vota son los consejeros y consejeras, porque hacen reuniones privadas, entonces qué pasa con el precepto de la Constitución que dice que todas son públicas cuando realidad no:  la pregunta es qué opina acerca de esto.</w:t>
      </w:r>
    </w:p>
    <w:p w14:paraId="42AE549A" w14:textId="5729EB4D" w:rsidR="00AF3DD1" w:rsidRPr="001D26F9" w:rsidRDefault="00AF3D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E34C3A2" w14:textId="626DB333" w:rsidR="005437AD" w:rsidRPr="001D26F9" w:rsidRDefault="005437A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Tengo  una posición muy clara al respecto y es que esas también tendrían que ser públicas, no sólo lo que transparencia concierne sino por el carácter pedagógico que pueda tener eso, a veces creo que fallamos mucho cuando vamos a una sesión pública a denunciar el acuerdo y resumirlo de una forma poco clara y levantar la mano, tenemos que presentar a la ciudadanía como se forman nuestras decisiones.</w:t>
      </w:r>
    </w:p>
    <w:p w14:paraId="34F05F94" w14:textId="77777777" w:rsidR="00AF3DD1" w:rsidRPr="001D26F9" w:rsidRDefault="00AF3DD1" w:rsidP="00FA5A50">
      <w:pPr>
        <w:jc w:val="both"/>
        <w:rPr>
          <w:rFonts w:ascii="Times New Roman" w:hAnsi="Times New Roman" w:cs="Times New Roman"/>
          <w:i/>
          <w:iCs/>
          <w:sz w:val="24"/>
          <w:szCs w:val="24"/>
        </w:rPr>
      </w:pPr>
    </w:p>
    <w:p w14:paraId="5833C53B" w14:textId="7C50FE88" w:rsidR="00AF3DD1" w:rsidRPr="001D26F9" w:rsidRDefault="00AF3DD1" w:rsidP="00FA5A50">
      <w:pPr>
        <w:jc w:val="both"/>
        <w:rPr>
          <w:rFonts w:ascii="Times New Roman" w:hAnsi="Times New Roman" w:cs="Times New Roman"/>
          <w:i/>
          <w:iCs/>
          <w:sz w:val="24"/>
          <w:szCs w:val="24"/>
        </w:rPr>
      </w:pPr>
    </w:p>
    <w:p w14:paraId="4A419FE4" w14:textId="6FF82901" w:rsidR="00264AD8" w:rsidRPr="001D26F9" w:rsidRDefault="00264AD8" w:rsidP="00FA5A50">
      <w:pPr>
        <w:jc w:val="both"/>
        <w:rPr>
          <w:rFonts w:ascii="Times New Roman" w:hAnsi="Times New Roman" w:cs="Times New Roman"/>
          <w:sz w:val="24"/>
          <w:szCs w:val="24"/>
        </w:rPr>
      </w:pPr>
    </w:p>
    <w:p w14:paraId="1E49F89C" w14:textId="16D34C38" w:rsidR="001B26BE" w:rsidRPr="001D26F9" w:rsidRDefault="001B26BE" w:rsidP="00FA5A50">
      <w:pPr>
        <w:jc w:val="both"/>
        <w:rPr>
          <w:rFonts w:ascii="Times New Roman" w:hAnsi="Times New Roman" w:cs="Times New Roman"/>
          <w:sz w:val="24"/>
          <w:szCs w:val="24"/>
        </w:rPr>
      </w:pPr>
    </w:p>
    <w:p w14:paraId="431FC820" w14:textId="354D4DEA" w:rsidR="001B26BE" w:rsidRPr="001D26F9" w:rsidRDefault="001B26BE" w:rsidP="00FA5A50">
      <w:pPr>
        <w:jc w:val="both"/>
        <w:rPr>
          <w:rFonts w:ascii="Times New Roman" w:hAnsi="Times New Roman" w:cs="Times New Roman"/>
          <w:sz w:val="24"/>
          <w:szCs w:val="24"/>
        </w:rPr>
      </w:pPr>
    </w:p>
    <w:p w14:paraId="71B2DF20" w14:textId="7626B5A6" w:rsidR="001B26BE" w:rsidRPr="001D26F9" w:rsidRDefault="001B26BE" w:rsidP="00FA5A50">
      <w:pPr>
        <w:jc w:val="both"/>
        <w:rPr>
          <w:rFonts w:ascii="Times New Roman" w:hAnsi="Times New Roman" w:cs="Times New Roman"/>
          <w:sz w:val="24"/>
          <w:szCs w:val="24"/>
        </w:rPr>
      </w:pPr>
    </w:p>
    <w:p w14:paraId="46139837" w14:textId="78C35A02" w:rsidR="001B26BE" w:rsidRPr="001D26F9" w:rsidRDefault="001B26BE" w:rsidP="00FA5A50">
      <w:pPr>
        <w:jc w:val="both"/>
        <w:rPr>
          <w:rFonts w:ascii="Times New Roman" w:hAnsi="Times New Roman" w:cs="Times New Roman"/>
          <w:sz w:val="24"/>
          <w:szCs w:val="24"/>
        </w:rPr>
      </w:pPr>
    </w:p>
    <w:p w14:paraId="7960EB5F" w14:textId="062D043C" w:rsidR="001B26BE" w:rsidRDefault="001B26BE" w:rsidP="00FA5A50">
      <w:pPr>
        <w:jc w:val="both"/>
        <w:rPr>
          <w:rFonts w:ascii="Times New Roman" w:hAnsi="Times New Roman" w:cs="Times New Roman"/>
          <w:sz w:val="24"/>
          <w:szCs w:val="24"/>
        </w:rPr>
      </w:pPr>
    </w:p>
    <w:p w14:paraId="08081E4F" w14:textId="3A7F6C21" w:rsidR="00211DFA" w:rsidRDefault="00211DFA" w:rsidP="00FA5A50">
      <w:pPr>
        <w:jc w:val="both"/>
        <w:rPr>
          <w:rFonts w:ascii="Times New Roman" w:hAnsi="Times New Roman" w:cs="Times New Roman"/>
          <w:sz w:val="24"/>
          <w:szCs w:val="24"/>
        </w:rPr>
      </w:pPr>
    </w:p>
    <w:p w14:paraId="45640701" w14:textId="296D831D" w:rsidR="00211DFA" w:rsidRDefault="00211DFA" w:rsidP="00FA5A50">
      <w:pPr>
        <w:jc w:val="both"/>
        <w:rPr>
          <w:rFonts w:ascii="Times New Roman" w:hAnsi="Times New Roman" w:cs="Times New Roman"/>
          <w:sz w:val="24"/>
          <w:szCs w:val="24"/>
        </w:rPr>
      </w:pPr>
    </w:p>
    <w:p w14:paraId="694BA987" w14:textId="16B39083" w:rsidR="00211DFA" w:rsidRDefault="00211DFA" w:rsidP="00FA5A50">
      <w:pPr>
        <w:jc w:val="both"/>
        <w:rPr>
          <w:rFonts w:ascii="Times New Roman" w:hAnsi="Times New Roman" w:cs="Times New Roman"/>
          <w:sz w:val="24"/>
          <w:szCs w:val="24"/>
        </w:rPr>
      </w:pPr>
    </w:p>
    <w:p w14:paraId="01BBBDB9" w14:textId="1A6A044D" w:rsidR="00211DFA" w:rsidRDefault="00211DFA" w:rsidP="00FA5A50">
      <w:pPr>
        <w:jc w:val="both"/>
        <w:rPr>
          <w:rFonts w:ascii="Times New Roman" w:hAnsi="Times New Roman" w:cs="Times New Roman"/>
          <w:sz w:val="24"/>
          <w:szCs w:val="24"/>
        </w:rPr>
      </w:pPr>
    </w:p>
    <w:p w14:paraId="7033CA40" w14:textId="0DE2E6A6" w:rsidR="00211DFA" w:rsidRDefault="00211DFA" w:rsidP="00FA5A50">
      <w:pPr>
        <w:jc w:val="both"/>
        <w:rPr>
          <w:rFonts w:ascii="Times New Roman" w:hAnsi="Times New Roman" w:cs="Times New Roman"/>
          <w:sz w:val="24"/>
          <w:szCs w:val="24"/>
        </w:rPr>
      </w:pPr>
    </w:p>
    <w:p w14:paraId="54B72946" w14:textId="11B73A66" w:rsidR="00211DFA" w:rsidRDefault="00211DFA" w:rsidP="00FA5A50">
      <w:pPr>
        <w:jc w:val="both"/>
        <w:rPr>
          <w:rFonts w:ascii="Times New Roman" w:hAnsi="Times New Roman" w:cs="Times New Roman"/>
          <w:sz w:val="24"/>
          <w:szCs w:val="24"/>
        </w:rPr>
      </w:pPr>
    </w:p>
    <w:p w14:paraId="3D4817F9" w14:textId="77777777" w:rsidR="00211DFA" w:rsidRPr="001D26F9" w:rsidRDefault="00211DFA" w:rsidP="00FA5A50">
      <w:pPr>
        <w:jc w:val="both"/>
        <w:rPr>
          <w:rFonts w:ascii="Times New Roman" w:hAnsi="Times New Roman" w:cs="Times New Roman"/>
          <w:sz w:val="24"/>
          <w:szCs w:val="24"/>
        </w:rPr>
      </w:pPr>
    </w:p>
    <w:p w14:paraId="32189E13" w14:textId="75750F99" w:rsidR="001B26BE" w:rsidRPr="001D26F9" w:rsidRDefault="001B26BE" w:rsidP="00FA5A50">
      <w:pPr>
        <w:jc w:val="both"/>
        <w:rPr>
          <w:rFonts w:ascii="Times New Roman" w:hAnsi="Times New Roman" w:cs="Times New Roman"/>
          <w:sz w:val="24"/>
          <w:szCs w:val="24"/>
        </w:rPr>
      </w:pPr>
    </w:p>
    <w:p w14:paraId="6C427BE0" w14:textId="77777777" w:rsidR="00211DFA" w:rsidRDefault="00211DFA" w:rsidP="00FA5A50">
      <w:pPr>
        <w:pStyle w:val="Ttulo2"/>
        <w:jc w:val="both"/>
        <w:rPr>
          <w:rFonts w:ascii="Times New Roman" w:hAnsi="Times New Roman" w:cs="Times New Roman"/>
          <w:sz w:val="24"/>
          <w:szCs w:val="24"/>
        </w:rPr>
      </w:pPr>
    </w:p>
    <w:p w14:paraId="3E2AE45F" w14:textId="77777777" w:rsidR="00211DFA" w:rsidRDefault="00211DFA" w:rsidP="00FA5A50">
      <w:pPr>
        <w:pStyle w:val="Ttulo2"/>
        <w:jc w:val="both"/>
        <w:rPr>
          <w:rFonts w:ascii="Times New Roman" w:hAnsi="Times New Roman" w:cs="Times New Roman"/>
          <w:sz w:val="24"/>
          <w:szCs w:val="24"/>
        </w:rPr>
      </w:pPr>
    </w:p>
    <w:p w14:paraId="11165AC6" w14:textId="5CF250BC" w:rsidR="00211DFA" w:rsidRDefault="006866F0" w:rsidP="00FA5A50">
      <w:pPr>
        <w:pStyle w:val="Ttulo2"/>
        <w:jc w:val="both"/>
        <w:rPr>
          <w:rFonts w:ascii="Times New Roman" w:hAnsi="Times New Roman" w:cs="Times New Roman"/>
          <w:sz w:val="24"/>
          <w:szCs w:val="24"/>
        </w:rPr>
      </w:pPr>
      <w:bookmarkStart w:id="8" w:name="_Toc46286617"/>
      <w:r w:rsidRPr="006866F0">
        <w:rPr>
          <w:rFonts w:ascii="Times New Roman" w:hAnsi="Times New Roman" w:cs="Times New Roman"/>
          <w:noProof/>
          <w:sz w:val="24"/>
          <w:szCs w:val="24"/>
        </w:rPr>
        <w:drawing>
          <wp:anchor distT="0" distB="0" distL="114300" distR="114300" simplePos="0" relativeHeight="251665408" behindDoc="0" locked="0" layoutInCell="1" allowOverlap="1" wp14:anchorId="57102AF7" wp14:editId="44B7FD37">
            <wp:simplePos x="1085850" y="1333500"/>
            <wp:positionH relativeFrom="margin">
              <wp:align>center</wp:align>
            </wp:positionH>
            <wp:positionV relativeFrom="margin">
              <wp:align>top</wp:align>
            </wp:positionV>
            <wp:extent cx="2410198" cy="2410198"/>
            <wp:effectExtent l="0" t="0" r="9525" b="9525"/>
            <wp:wrapTopAndBottom/>
            <wp:docPr id="4100" name="Picture 4" descr="Luis Octavio Vado Grajales | Querétaro">
              <a:extLst xmlns:a="http://schemas.openxmlformats.org/drawingml/2006/main">
                <a:ext uri="{FF2B5EF4-FFF2-40B4-BE49-F238E27FC236}">
                  <a16:creationId xmlns:a16="http://schemas.microsoft.com/office/drawing/2014/main" id="{43F8258D-7341-412B-8622-BC5121FD2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Luis Octavio Vado Grajales | Querétaro">
                      <a:extLst>
                        <a:ext uri="{FF2B5EF4-FFF2-40B4-BE49-F238E27FC236}">
                          <a16:creationId xmlns:a16="http://schemas.microsoft.com/office/drawing/2014/main" id="{43F8258D-7341-412B-8622-BC5121FD2512}"/>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500" r="15750"/>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bookmarkEnd w:id="8"/>
    </w:p>
    <w:p w14:paraId="632F3FF4" w14:textId="10642561" w:rsidR="001B26BE" w:rsidRPr="001D26F9" w:rsidRDefault="001B26BE" w:rsidP="006866F0">
      <w:pPr>
        <w:pStyle w:val="Ttulo2"/>
        <w:jc w:val="center"/>
        <w:rPr>
          <w:rFonts w:ascii="Times New Roman" w:hAnsi="Times New Roman" w:cs="Times New Roman"/>
          <w:sz w:val="24"/>
          <w:szCs w:val="24"/>
        </w:rPr>
      </w:pPr>
      <w:bookmarkStart w:id="9" w:name="_Toc46286618"/>
      <w:r w:rsidRPr="001D26F9">
        <w:rPr>
          <w:rFonts w:ascii="Times New Roman" w:hAnsi="Times New Roman" w:cs="Times New Roman"/>
          <w:sz w:val="24"/>
          <w:szCs w:val="24"/>
        </w:rPr>
        <w:t>Luis Octavio vado Grajales</w:t>
      </w:r>
      <w:bookmarkEnd w:id="9"/>
    </w:p>
    <w:p w14:paraId="26B56E60" w14:textId="21006967" w:rsidR="001B26BE" w:rsidRPr="001D26F9" w:rsidRDefault="001B26BE" w:rsidP="00FA5A50">
      <w:pPr>
        <w:jc w:val="both"/>
        <w:rPr>
          <w:rFonts w:ascii="Times New Roman" w:hAnsi="Times New Roman" w:cs="Times New Roman"/>
          <w:sz w:val="24"/>
          <w:szCs w:val="24"/>
        </w:rPr>
      </w:pPr>
      <w:r w:rsidRPr="001D26F9">
        <w:rPr>
          <w:rFonts w:ascii="Times New Roman" w:hAnsi="Times New Roman" w:cs="Times New Roman"/>
          <w:sz w:val="24"/>
          <w:szCs w:val="24"/>
        </w:rPr>
        <w:t>Trayectoria</w:t>
      </w:r>
    </w:p>
    <w:p w14:paraId="27D84F04" w14:textId="22CE2EFA" w:rsidR="00714B8B" w:rsidRPr="001D26F9" w:rsidRDefault="00714B8B" w:rsidP="00FA5A50">
      <w:pPr>
        <w:jc w:val="both"/>
        <w:rPr>
          <w:rFonts w:ascii="Times New Roman" w:hAnsi="Times New Roman" w:cs="Times New Roman"/>
          <w:sz w:val="24"/>
          <w:szCs w:val="24"/>
        </w:rPr>
      </w:pPr>
      <w:r w:rsidRPr="001D26F9">
        <w:rPr>
          <w:rFonts w:ascii="Times New Roman" w:hAnsi="Times New Roman" w:cs="Times New Roman"/>
          <w:sz w:val="24"/>
          <w:szCs w:val="24"/>
        </w:rPr>
        <w:t>Grado de Doctor</w:t>
      </w:r>
    </w:p>
    <w:p w14:paraId="19582096" w14:textId="77777777" w:rsidR="001B26BE" w:rsidRPr="001D26F9" w:rsidRDefault="001B26BE"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Operativa en materia electoral ha sido coordinador de asesores, director ejecutivo de Educación cívica, en temas tan distintos como en la elaboración de votos particulares, como elaboración de encuestas. </w:t>
      </w:r>
    </w:p>
    <w:p w14:paraId="26E4527A" w14:textId="05980786" w:rsidR="001B26BE" w:rsidRPr="001D26F9" w:rsidRDefault="001B26BE" w:rsidP="00FA5A50">
      <w:pPr>
        <w:jc w:val="both"/>
        <w:rPr>
          <w:rFonts w:ascii="Times New Roman" w:hAnsi="Times New Roman" w:cs="Times New Roman"/>
          <w:sz w:val="24"/>
          <w:szCs w:val="24"/>
        </w:rPr>
      </w:pPr>
      <w:r w:rsidRPr="001D26F9">
        <w:rPr>
          <w:rFonts w:ascii="Times New Roman" w:hAnsi="Times New Roman" w:cs="Times New Roman"/>
          <w:sz w:val="24"/>
          <w:szCs w:val="24"/>
        </w:rPr>
        <w:t>Y participe como censador en el censo de 1990 y también cuent</w:t>
      </w:r>
      <w:r w:rsidR="00EC64E2" w:rsidRPr="001D26F9">
        <w:rPr>
          <w:rFonts w:ascii="Times New Roman" w:hAnsi="Times New Roman" w:cs="Times New Roman"/>
          <w:sz w:val="24"/>
          <w:szCs w:val="24"/>
        </w:rPr>
        <w:t>a</w:t>
      </w:r>
      <w:r w:rsidRPr="001D26F9">
        <w:rPr>
          <w:rFonts w:ascii="Times New Roman" w:hAnsi="Times New Roman" w:cs="Times New Roman"/>
          <w:sz w:val="24"/>
          <w:szCs w:val="24"/>
        </w:rPr>
        <w:t xml:space="preserve"> con experiencia académica </w:t>
      </w:r>
      <w:r w:rsidR="00EC64E2" w:rsidRPr="001D26F9">
        <w:rPr>
          <w:rFonts w:ascii="Times New Roman" w:hAnsi="Times New Roman" w:cs="Times New Roman"/>
          <w:sz w:val="24"/>
          <w:szCs w:val="24"/>
        </w:rPr>
        <w:t xml:space="preserve">y con </w:t>
      </w:r>
      <w:r w:rsidRPr="001D26F9">
        <w:rPr>
          <w:rFonts w:ascii="Times New Roman" w:hAnsi="Times New Roman" w:cs="Times New Roman"/>
          <w:sz w:val="24"/>
          <w:szCs w:val="24"/>
        </w:rPr>
        <w:t>estudios en derecho y temas muy recientes en ciencias políticas.</w:t>
      </w:r>
    </w:p>
    <w:p w14:paraId="17F80D24" w14:textId="2E5C3565" w:rsidR="001B26BE" w:rsidRPr="001D26F9" w:rsidRDefault="001B26BE"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Cuenta con más de 30 publicaciones en materia electoral, lo mismo en revistas, ha participado como consejero en  una elección de gobernador, dos </w:t>
      </w:r>
      <w:r w:rsidR="00EC64E2" w:rsidRPr="001D26F9">
        <w:rPr>
          <w:rFonts w:ascii="Times New Roman" w:hAnsi="Times New Roman" w:cs="Times New Roman"/>
          <w:sz w:val="24"/>
          <w:szCs w:val="24"/>
        </w:rPr>
        <w:t>e</w:t>
      </w:r>
      <w:r w:rsidRPr="001D26F9">
        <w:rPr>
          <w:rFonts w:ascii="Times New Roman" w:hAnsi="Times New Roman" w:cs="Times New Roman"/>
          <w:sz w:val="24"/>
          <w:szCs w:val="24"/>
        </w:rPr>
        <w:t>lecciones de ayuntamiento y dos selecciones de legislatura y una elección extraordinaria.</w:t>
      </w:r>
    </w:p>
    <w:p w14:paraId="6127420D" w14:textId="0D001787" w:rsidR="00264AD8" w:rsidRPr="001D26F9" w:rsidRDefault="00EC64E2" w:rsidP="00FA5A50">
      <w:pPr>
        <w:jc w:val="both"/>
        <w:rPr>
          <w:rFonts w:ascii="Times New Roman" w:hAnsi="Times New Roman" w:cs="Times New Roman"/>
          <w:sz w:val="24"/>
          <w:szCs w:val="24"/>
        </w:rPr>
      </w:pPr>
      <w:r w:rsidRPr="001D26F9">
        <w:rPr>
          <w:rFonts w:ascii="Times New Roman" w:hAnsi="Times New Roman" w:cs="Times New Roman"/>
          <w:sz w:val="24"/>
          <w:szCs w:val="24"/>
        </w:rPr>
        <w:t>Visión</w:t>
      </w:r>
      <w:r w:rsidR="001B26BE" w:rsidRPr="001D26F9">
        <w:rPr>
          <w:rFonts w:ascii="Times New Roman" w:hAnsi="Times New Roman" w:cs="Times New Roman"/>
          <w:sz w:val="24"/>
          <w:szCs w:val="24"/>
        </w:rPr>
        <w:t xml:space="preserve"> del INE </w:t>
      </w:r>
    </w:p>
    <w:p w14:paraId="7D318148" w14:textId="414E1185" w:rsidR="00EC64E2" w:rsidRPr="001D26F9" w:rsidRDefault="00EC64E2"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Su legitimidad Descansa en la independencia de sus acciones, la publicidad en sus decisiones y la persuasión de sus razones. </w:t>
      </w:r>
    </w:p>
    <w:p w14:paraId="6F39A45C" w14:textId="11CCB19A" w:rsidR="00EC64E2" w:rsidRPr="001D26F9" w:rsidRDefault="00EC64E2"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Enfrenta un reto de la eficacia y preguntarnos cuál es el INE que México necesita, es un órgano autónomo y tiene que dar legitimidad a las elecciones, y debe de  considerar a  consejeros profesionales e independientes en su actuar. </w:t>
      </w:r>
    </w:p>
    <w:p w14:paraId="5C417116" w14:textId="7892AA8A" w:rsidR="00EC64E2" w:rsidRPr="001D26F9" w:rsidRDefault="00EC64E2" w:rsidP="00FA5A50">
      <w:pPr>
        <w:jc w:val="both"/>
        <w:rPr>
          <w:rFonts w:ascii="Times New Roman" w:hAnsi="Times New Roman" w:cs="Times New Roman"/>
          <w:sz w:val="24"/>
          <w:szCs w:val="24"/>
        </w:rPr>
      </w:pPr>
      <w:r w:rsidRPr="001D26F9">
        <w:rPr>
          <w:rFonts w:ascii="Times New Roman" w:hAnsi="Times New Roman" w:cs="Times New Roman"/>
          <w:sz w:val="24"/>
          <w:szCs w:val="24"/>
        </w:rPr>
        <w:t>Tiene que ser un INE que pase por una etapa de transición para una democracia deliberativa, un INE que está abierto a la discusión como a las academias, personas, a los grupos que tradicionalmente no han sido escuchados y sobre todo un INE que sea proactivo y que empiece a generar algunas agendas electorales que están pendientes todavía.</w:t>
      </w:r>
    </w:p>
    <w:p w14:paraId="1B93A0B3" w14:textId="77777777" w:rsidR="00E353FD" w:rsidRPr="001D26F9" w:rsidRDefault="00E353F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DACEEE6" w14:textId="77777777" w:rsidR="00E353FD" w:rsidRPr="001D26F9" w:rsidRDefault="00E353F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A1165D3" w14:textId="0988BC50"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05CD3019" w14:textId="066BFE05" w:rsidR="00916FD6" w:rsidRPr="001D26F9" w:rsidRDefault="00916FD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cómo se pueden garantizar los derechos de los grupos minoritarios y cuál es su propuesta desde el INE, por ejemplo, desde la comunidad LGTBIQ</w:t>
      </w:r>
    </w:p>
    <w:p w14:paraId="287C0F58" w14:textId="24D1CCE6"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960F8B" w:rsidRPr="001D26F9">
        <w:rPr>
          <w:rFonts w:ascii="Times New Roman" w:eastAsia="Times New Roman" w:hAnsi="Times New Roman" w:cs="Times New Roman"/>
          <w:i/>
          <w:iCs/>
          <w:color w:val="050505"/>
          <w:sz w:val="24"/>
          <w:szCs w:val="24"/>
          <w:lang w:eastAsia="es-MX"/>
        </w:rPr>
        <w:t>Se puede dar una solución con el tema de la difusión a esta problemática, concientizando a los partidos políticos de la necesidad de  una representación  completa de la participación  de la sociedad mexicana.</w:t>
      </w:r>
    </w:p>
    <w:p w14:paraId="1FAE60BC" w14:textId="75B4FD9D" w:rsidR="00E21EAA" w:rsidRPr="001D26F9" w:rsidRDefault="00E21EAA"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en alguna ocasión le comentaron una partida de hacer cuotas   para la comunidad LGBT y se tuviera una mayor  representación, y también quiso compartir otra propuesta con el financiamiento para premiar las buenas conductas, cómo ejemplo qué pasa si usamos esos recursos para premiar a  mujeres que  se postulen para ganar, o incluso de la comunidad LGBT para que realmente los partidos le puesteen  en a tener candidaturas que se apoyen para ganar.</w:t>
      </w:r>
    </w:p>
    <w:p w14:paraId="3A656595" w14:textId="26A5B89F" w:rsidR="00AF3DD1"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33FBB3D3" w14:textId="2E665828" w:rsidR="00916FD6" w:rsidRPr="001D26F9" w:rsidRDefault="00916FD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En la historia electoral de nuestro país nunca se ha sancionado la coacción del voto, no hay una sola consignación penal sobre esa conducta, estás proponiendo que el INE tiene que ser proactivo en la coacción del voto cuáles son las propuestas concretas cuestiona el diputado.</w:t>
      </w:r>
    </w:p>
    <w:p w14:paraId="5EF6CAF6" w14:textId="04F11CFF"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25F2C" w:rsidRPr="001D26F9">
        <w:rPr>
          <w:rFonts w:ascii="Times New Roman" w:eastAsia="Times New Roman" w:hAnsi="Times New Roman" w:cs="Times New Roman"/>
          <w:i/>
          <w:iCs/>
          <w:color w:val="050505"/>
          <w:sz w:val="24"/>
          <w:szCs w:val="24"/>
          <w:lang w:eastAsia="es-MX"/>
        </w:rPr>
        <w:t xml:space="preserve">El tuvo </w:t>
      </w:r>
      <w:r w:rsidR="00E21EAA" w:rsidRPr="001D26F9">
        <w:rPr>
          <w:rFonts w:ascii="Times New Roman" w:eastAsia="Times New Roman" w:hAnsi="Times New Roman" w:cs="Times New Roman"/>
          <w:i/>
          <w:iCs/>
          <w:color w:val="050505"/>
          <w:sz w:val="24"/>
          <w:szCs w:val="24"/>
          <w:lang w:eastAsia="es-MX"/>
        </w:rPr>
        <w:t xml:space="preserve"> una experiencia en una elección de</w:t>
      </w:r>
      <w:r w:rsidR="00E25F2C" w:rsidRPr="001D26F9">
        <w:rPr>
          <w:rFonts w:ascii="Times New Roman" w:eastAsia="Times New Roman" w:hAnsi="Times New Roman" w:cs="Times New Roman"/>
          <w:i/>
          <w:iCs/>
          <w:color w:val="050505"/>
          <w:sz w:val="24"/>
          <w:szCs w:val="24"/>
          <w:lang w:eastAsia="es-MX"/>
        </w:rPr>
        <w:t>l</w:t>
      </w:r>
      <w:r w:rsidR="00E21EAA" w:rsidRPr="001D26F9">
        <w:rPr>
          <w:rFonts w:ascii="Times New Roman" w:eastAsia="Times New Roman" w:hAnsi="Times New Roman" w:cs="Times New Roman"/>
          <w:i/>
          <w:iCs/>
          <w:color w:val="050505"/>
          <w:sz w:val="24"/>
          <w:szCs w:val="24"/>
          <w:lang w:eastAsia="es-MX"/>
        </w:rPr>
        <w:t xml:space="preserve">  ayuntamiento huimilpan qué fue anulada por coacción del voto, y cuando se repuso esta elección, con un trabajo de coordinación muy intenso con </w:t>
      </w:r>
      <w:r w:rsidR="00E25F2C" w:rsidRPr="001D26F9">
        <w:rPr>
          <w:rFonts w:ascii="Times New Roman" w:eastAsia="Times New Roman" w:hAnsi="Times New Roman" w:cs="Times New Roman"/>
          <w:i/>
          <w:iCs/>
          <w:color w:val="050505"/>
          <w:sz w:val="24"/>
          <w:szCs w:val="24"/>
          <w:lang w:eastAsia="es-MX"/>
        </w:rPr>
        <w:t>la entonces</w:t>
      </w:r>
      <w:r w:rsidR="00E21EAA" w:rsidRPr="001D26F9">
        <w:rPr>
          <w:rFonts w:ascii="Times New Roman" w:eastAsia="Times New Roman" w:hAnsi="Times New Roman" w:cs="Times New Roman"/>
          <w:i/>
          <w:iCs/>
          <w:color w:val="050505"/>
          <w:sz w:val="24"/>
          <w:szCs w:val="24"/>
          <w:lang w:eastAsia="es-MX"/>
        </w:rPr>
        <w:t xml:space="preserve">  fepade y con la fiscalía general del estado</w:t>
      </w:r>
      <w:r w:rsidR="00E25F2C" w:rsidRPr="001D26F9">
        <w:rPr>
          <w:rFonts w:ascii="Times New Roman" w:eastAsia="Times New Roman" w:hAnsi="Times New Roman" w:cs="Times New Roman"/>
          <w:i/>
          <w:iCs/>
          <w:color w:val="050505"/>
          <w:sz w:val="24"/>
          <w:szCs w:val="24"/>
          <w:lang w:eastAsia="es-MX"/>
        </w:rPr>
        <w:t>,</w:t>
      </w:r>
      <w:r w:rsidR="00E21EAA" w:rsidRPr="001D26F9">
        <w:rPr>
          <w:rFonts w:ascii="Times New Roman" w:eastAsia="Times New Roman" w:hAnsi="Times New Roman" w:cs="Times New Roman"/>
          <w:i/>
          <w:iCs/>
          <w:color w:val="050505"/>
          <w:sz w:val="24"/>
          <w:szCs w:val="24"/>
          <w:lang w:eastAsia="es-MX"/>
        </w:rPr>
        <w:t xml:space="preserve"> justamente </w:t>
      </w:r>
      <w:r w:rsidR="00E25F2C" w:rsidRPr="001D26F9">
        <w:rPr>
          <w:rFonts w:ascii="Times New Roman" w:eastAsia="Times New Roman" w:hAnsi="Times New Roman" w:cs="Times New Roman"/>
          <w:i/>
          <w:iCs/>
          <w:color w:val="050505"/>
          <w:sz w:val="24"/>
          <w:szCs w:val="24"/>
          <w:lang w:eastAsia="es-MX"/>
        </w:rPr>
        <w:t>con relación  a la</w:t>
      </w:r>
      <w:r w:rsidR="00E21EAA" w:rsidRPr="001D26F9">
        <w:rPr>
          <w:rFonts w:ascii="Times New Roman" w:eastAsia="Times New Roman" w:hAnsi="Times New Roman" w:cs="Times New Roman"/>
          <w:i/>
          <w:iCs/>
          <w:color w:val="050505"/>
          <w:sz w:val="24"/>
          <w:szCs w:val="24"/>
          <w:lang w:eastAsia="es-MX"/>
        </w:rPr>
        <w:t xml:space="preserve"> coacción del voto</w:t>
      </w:r>
      <w:r w:rsidR="00E25F2C" w:rsidRPr="001D26F9">
        <w:rPr>
          <w:rFonts w:ascii="Times New Roman" w:eastAsia="Times New Roman" w:hAnsi="Times New Roman" w:cs="Times New Roman"/>
          <w:i/>
          <w:iCs/>
          <w:color w:val="050505"/>
          <w:sz w:val="24"/>
          <w:szCs w:val="24"/>
          <w:lang w:eastAsia="es-MX"/>
        </w:rPr>
        <w:t xml:space="preserve">, y se realizó </w:t>
      </w:r>
      <w:r w:rsidR="00E21EAA" w:rsidRPr="001D26F9">
        <w:rPr>
          <w:rFonts w:ascii="Times New Roman" w:eastAsia="Times New Roman" w:hAnsi="Times New Roman" w:cs="Times New Roman"/>
          <w:i/>
          <w:iCs/>
          <w:color w:val="050505"/>
          <w:sz w:val="24"/>
          <w:szCs w:val="24"/>
          <w:lang w:eastAsia="es-MX"/>
        </w:rPr>
        <w:t>una acción que realmente funcionó. Entonces la manera de combatir es</w:t>
      </w:r>
      <w:r w:rsidR="00E25F2C" w:rsidRPr="001D26F9">
        <w:rPr>
          <w:rFonts w:ascii="Times New Roman" w:eastAsia="Times New Roman" w:hAnsi="Times New Roman" w:cs="Times New Roman"/>
          <w:i/>
          <w:iCs/>
          <w:color w:val="050505"/>
          <w:sz w:val="24"/>
          <w:szCs w:val="24"/>
          <w:lang w:eastAsia="es-MX"/>
        </w:rPr>
        <w:t>to es</w:t>
      </w:r>
      <w:r w:rsidR="00E21EAA" w:rsidRPr="001D26F9">
        <w:rPr>
          <w:rFonts w:ascii="Times New Roman" w:eastAsia="Times New Roman" w:hAnsi="Times New Roman" w:cs="Times New Roman"/>
          <w:i/>
          <w:iCs/>
          <w:color w:val="050505"/>
          <w:sz w:val="24"/>
          <w:szCs w:val="24"/>
          <w:lang w:eastAsia="es-MX"/>
        </w:rPr>
        <w:t xml:space="preserve"> la coordinación de las autoridades, para que sea una difusión de defensa en el voto incluso con intervención de operativos conjuntos</w:t>
      </w:r>
      <w:r w:rsidR="00E25F2C" w:rsidRPr="001D26F9">
        <w:rPr>
          <w:rFonts w:ascii="Times New Roman" w:eastAsia="Times New Roman" w:hAnsi="Times New Roman" w:cs="Times New Roman"/>
          <w:i/>
          <w:iCs/>
          <w:color w:val="050505"/>
          <w:sz w:val="24"/>
          <w:szCs w:val="24"/>
          <w:lang w:eastAsia="es-MX"/>
        </w:rPr>
        <w:t>,</w:t>
      </w:r>
      <w:r w:rsidR="00E21EAA" w:rsidRPr="001D26F9">
        <w:rPr>
          <w:rFonts w:ascii="Times New Roman" w:eastAsia="Times New Roman" w:hAnsi="Times New Roman" w:cs="Times New Roman"/>
          <w:i/>
          <w:iCs/>
          <w:color w:val="050505"/>
          <w:sz w:val="24"/>
          <w:szCs w:val="24"/>
          <w:lang w:eastAsia="es-MX"/>
        </w:rPr>
        <w:t xml:space="preserve"> que disuad</w:t>
      </w:r>
      <w:r w:rsidR="00E25F2C" w:rsidRPr="001D26F9">
        <w:rPr>
          <w:rFonts w:ascii="Times New Roman" w:eastAsia="Times New Roman" w:hAnsi="Times New Roman" w:cs="Times New Roman"/>
          <w:i/>
          <w:iCs/>
          <w:color w:val="050505"/>
          <w:sz w:val="24"/>
          <w:szCs w:val="24"/>
          <w:lang w:eastAsia="es-MX"/>
        </w:rPr>
        <w:t>a</w:t>
      </w:r>
      <w:r w:rsidR="00E21EAA" w:rsidRPr="001D26F9">
        <w:rPr>
          <w:rFonts w:ascii="Times New Roman" w:eastAsia="Times New Roman" w:hAnsi="Times New Roman" w:cs="Times New Roman"/>
          <w:i/>
          <w:iCs/>
          <w:color w:val="050505"/>
          <w:sz w:val="24"/>
          <w:szCs w:val="24"/>
          <w:lang w:eastAsia="es-MX"/>
        </w:rPr>
        <w:t>n el tema de la compra y la coacción de votos. Y también es importante observar como la coacción y compra del voto se pueden dar de manera distinta en los Estados.</w:t>
      </w:r>
    </w:p>
    <w:p w14:paraId="30F21870" w14:textId="260305DE" w:rsidR="00E25F2C" w:rsidRPr="001D26F9" w:rsidRDefault="00E25F2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Pero es un tema que va desde la composición demográfica incluso con temas de pobreza y marginación, entonces me parece que desde ahí hay que ver una focalización de los esfuerzos.</w:t>
      </w:r>
    </w:p>
    <w:p w14:paraId="3CD5244C" w14:textId="5F11EAD5" w:rsidR="00AF3DD1" w:rsidRPr="001D26F9" w:rsidRDefault="00AF3DD1" w:rsidP="00FA5A50">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w:t>
      </w:r>
      <w:r w:rsidR="00916FD6" w:rsidRPr="001D26F9">
        <w:rPr>
          <w:rFonts w:ascii="Times New Roman" w:eastAsia="Times New Roman" w:hAnsi="Times New Roman" w:cs="Times New Roman"/>
          <w:b/>
          <w:bCs/>
          <w:color w:val="050505"/>
          <w:sz w:val="24"/>
          <w:szCs w:val="24"/>
          <w:lang w:eastAsia="es-MX"/>
        </w:rPr>
        <w:t xml:space="preserve"> Federal </w:t>
      </w:r>
      <w:r w:rsidRPr="001D26F9">
        <w:rPr>
          <w:rFonts w:ascii="Times New Roman" w:eastAsia="Times New Roman" w:hAnsi="Times New Roman" w:cs="Times New Roman"/>
          <w:b/>
          <w:bCs/>
          <w:color w:val="050505"/>
          <w:sz w:val="24"/>
          <w:szCs w:val="24"/>
          <w:lang w:eastAsia="es-MX"/>
        </w:rPr>
        <w:t xml:space="preserve"> </w:t>
      </w:r>
      <w:r w:rsidR="00916FD6" w:rsidRPr="001D26F9">
        <w:rPr>
          <w:rFonts w:ascii="Times New Roman" w:eastAsia="Times New Roman" w:hAnsi="Times New Roman" w:cs="Times New Roman"/>
          <w:b/>
          <w:bCs/>
          <w:color w:val="050505"/>
          <w:sz w:val="24"/>
          <w:szCs w:val="24"/>
          <w:lang w:eastAsia="es-MX"/>
        </w:rPr>
        <w:t xml:space="preserve">Fernando Manzanilla Prieto PES </w:t>
      </w:r>
    </w:p>
    <w:p w14:paraId="4D6AE8B6" w14:textId="153EA0F0" w:rsidR="00916FD6" w:rsidRPr="001D26F9" w:rsidRDefault="00916FD6" w:rsidP="00FA5A50">
      <w:pPr>
        <w:shd w:val="clear" w:color="auto" w:fill="FFFFFF"/>
        <w:tabs>
          <w:tab w:val="left" w:pos="5367"/>
        </w:tabs>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Cuáles son los puntos  que tiene el candidato con respecto a migrar a los medios digitales del </w:t>
      </w:r>
      <w:r w:rsidR="00714B8B" w:rsidRPr="001D26F9">
        <w:rPr>
          <w:rFonts w:ascii="Times New Roman" w:eastAsia="Times New Roman" w:hAnsi="Times New Roman" w:cs="Times New Roman"/>
          <w:color w:val="050505"/>
          <w:sz w:val="24"/>
          <w:szCs w:val="24"/>
          <w:lang w:eastAsia="es-MX"/>
        </w:rPr>
        <w:t>v</w:t>
      </w:r>
      <w:r w:rsidRPr="001D26F9">
        <w:rPr>
          <w:rFonts w:ascii="Times New Roman" w:eastAsia="Times New Roman" w:hAnsi="Times New Roman" w:cs="Times New Roman"/>
          <w:color w:val="050505"/>
          <w:sz w:val="24"/>
          <w:szCs w:val="24"/>
          <w:lang w:eastAsia="es-MX"/>
        </w:rPr>
        <w:t>ot</w:t>
      </w:r>
      <w:r w:rsidR="00714B8B" w:rsidRPr="001D26F9">
        <w:rPr>
          <w:rFonts w:ascii="Times New Roman" w:eastAsia="Times New Roman" w:hAnsi="Times New Roman" w:cs="Times New Roman"/>
          <w:color w:val="050505"/>
          <w:sz w:val="24"/>
          <w:szCs w:val="24"/>
          <w:lang w:eastAsia="es-MX"/>
        </w:rPr>
        <w:t>o,</w:t>
      </w:r>
      <w:r w:rsidRPr="001D26F9">
        <w:rPr>
          <w:rFonts w:ascii="Times New Roman" w:eastAsia="Times New Roman" w:hAnsi="Times New Roman" w:cs="Times New Roman"/>
          <w:color w:val="050505"/>
          <w:sz w:val="24"/>
          <w:szCs w:val="24"/>
          <w:lang w:eastAsia="es-MX"/>
        </w:rPr>
        <w:t xml:space="preserve"> o el voto electrónico</w:t>
      </w:r>
      <w:r w:rsidR="00714B8B"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color w:val="050505"/>
          <w:sz w:val="24"/>
          <w:szCs w:val="24"/>
          <w:lang w:eastAsia="es-MX"/>
        </w:rPr>
        <w:t xml:space="preserve"> cuáles son los costos y beneficios que tendríamos </w:t>
      </w:r>
      <w:r w:rsidR="00714B8B" w:rsidRPr="001D26F9">
        <w:rPr>
          <w:rFonts w:ascii="Times New Roman" w:eastAsia="Times New Roman" w:hAnsi="Times New Roman" w:cs="Times New Roman"/>
          <w:color w:val="050505"/>
          <w:sz w:val="24"/>
          <w:szCs w:val="24"/>
          <w:lang w:eastAsia="es-MX"/>
        </w:rPr>
        <w:t>y</w:t>
      </w:r>
      <w:r w:rsidRPr="001D26F9">
        <w:rPr>
          <w:rFonts w:ascii="Times New Roman" w:eastAsia="Times New Roman" w:hAnsi="Times New Roman" w:cs="Times New Roman"/>
          <w:color w:val="050505"/>
          <w:sz w:val="24"/>
          <w:szCs w:val="24"/>
          <w:lang w:eastAsia="es-MX"/>
        </w:rPr>
        <w:t xml:space="preserve"> si fuese posible que tan </w:t>
      </w:r>
      <w:r w:rsidR="00714B8B" w:rsidRPr="001D26F9">
        <w:rPr>
          <w:rFonts w:ascii="Times New Roman" w:eastAsia="Times New Roman" w:hAnsi="Times New Roman" w:cs="Times New Roman"/>
          <w:color w:val="050505"/>
          <w:sz w:val="24"/>
          <w:szCs w:val="24"/>
          <w:lang w:eastAsia="es-MX"/>
        </w:rPr>
        <w:t>rápido</w:t>
      </w:r>
      <w:r w:rsidRPr="001D26F9">
        <w:rPr>
          <w:rFonts w:ascii="Times New Roman" w:eastAsia="Times New Roman" w:hAnsi="Times New Roman" w:cs="Times New Roman"/>
          <w:color w:val="050505"/>
          <w:sz w:val="24"/>
          <w:szCs w:val="24"/>
          <w:lang w:eastAsia="es-MX"/>
        </w:rPr>
        <w:t xml:space="preserve"> se podría hacer</w:t>
      </w:r>
      <w:r w:rsidR="00714B8B"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color w:val="050505"/>
          <w:sz w:val="24"/>
          <w:szCs w:val="24"/>
          <w:lang w:eastAsia="es-MX"/>
        </w:rPr>
        <w:t xml:space="preserve"> </w:t>
      </w:r>
      <w:r w:rsidR="00714B8B" w:rsidRPr="001D26F9">
        <w:rPr>
          <w:rFonts w:ascii="Times New Roman" w:eastAsia="Times New Roman" w:hAnsi="Times New Roman" w:cs="Times New Roman"/>
          <w:color w:val="050505"/>
          <w:sz w:val="24"/>
          <w:szCs w:val="24"/>
          <w:lang w:eastAsia="es-MX"/>
        </w:rPr>
        <w:t xml:space="preserve">cuestiona el </w:t>
      </w:r>
      <w:r w:rsidRPr="001D26F9">
        <w:rPr>
          <w:rFonts w:ascii="Times New Roman" w:eastAsia="Times New Roman" w:hAnsi="Times New Roman" w:cs="Times New Roman"/>
          <w:color w:val="050505"/>
          <w:sz w:val="24"/>
          <w:szCs w:val="24"/>
          <w:lang w:eastAsia="es-MX"/>
        </w:rPr>
        <w:t xml:space="preserve"> diputado</w:t>
      </w:r>
      <w:r w:rsidR="00714B8B" w:rsidRPr="001D26F9">
        <w:rPr>
          <w:rFonts w:ascii="Times New Roman" w:eastAsia="Times New Roman" w:hAnsi="Times New Roman" w:cs="Times New Roman"/>
          <w:color w:val="050505"/>
          <w:sz w:val="24"/>
          <w:szCs w:val="24"/>
          <w:lang w:eastAsia="es-MX"/>
        </w:rPr>
        <w:t>.</w:t>
      </w:r>
    </w:p>
    <w:p w14:paraId="57DE44C9" w14:textId="565BAAEC"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25F2C" w:rsidRPr="001D26F9">
        <w:rPr>
          <w:rFonts w:ascii="Times New Roman" w:eastAsia="Times New Roman" w:hAnsi="Times New Roman" w:cs="Times New Roman"/>
          <w:i/>
          <w:iCs/>
          <w:color w:val="050505"/>
          <w:sz w:val="24"/>
          <w:szCs w:val="24"/>
          <w:lang w:eastAsia="es-MX"/>
        </w:rPr>
        <w:t>Me parece que el voto electrónico nos puede dar ventajas en el ahorro a largo plazo y ventajas en el corto plazo, una ventaja muy importante es el conteo de los votos, porque se hace de forma automática y se eliminan muchas posibilidades de errores, lo que da certeza a la votación. Pero tiene que ser un proceso que se de manera  gradual, por lo que yo no veo un INE que de repente decida que toda la votación de un estado o nacional sea de manera electrónica, porque sin duda hay muchas cuestiones por atender.</w:t>
      </w:r>
    </w:p>
    <w:p w14:paraId="0501B04F" w14:textId="1EB0CE7D"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71CAA07C" w14:textId="77777777" w:rsidR="00714B8B" w:rsidRPr="001D26F9" w:rsidRDefault="00714B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Qué reformas considera necesarias para el actual entramado normativo electoral, cuáles consideras que son plausibles. </w:t>
      </w:r>
    </w:p>
    <w:p w14:paraId="7FEE46D5" w14:textId="3D8476D4" w:rsidR="00714B8B" w:rsidRPr="001D26F9" w:rsidRDefault="00714B8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color w:val="050505"/>
          <w:sz w:val="24"/>
          <w:szCs w:val="24"/>
          <w:lang w:eastAsia="es-MX"/>
        </w:rPr>
        <w:t>En materia de fiscalización cuáles son las insuficiencias actuales para fiscalizar los recursos que vienen de manera irregular, tanto de lavado dinero como la parte del crimen organizado en qué acciones propone el aspirante cuestiona el diputado.</w:t>
      </w:r>
    </w:p>
    <w:p w14:paraId="63335EDA" w14:textId="5241DB2B" w:rsidR="0097253C"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97253C" w:rsidRPr="001D26F9">
        <w:rPr>
          <w:rFonts w:ascii="Times New Roman" w:eastAsia="Times New Roman" w:hAnsi="Times New Roman" w:cs="Times New Roman"/>
          <w:b/>
          <w:bCs/>
          <w:color w:val="050505"/>
          <w:sz w:val="24"/>
          <w:szCs w:val="24"/>
          <w:lang w:eastAsia="es-MX"/>
        </w:rPr>
        <w:t xml:space="preserve"> </w:t>
      </w:r>
      <w:r w:rsidR="0097253C" w:rsidRPr="001D26F9">
        <w:rPr>
          <w:rFonts w:ascii="Times New Roman" w:eastAsia="Times New Roman" w:hAnsi="Times New Roman" w:cs="Times New Roman"/>
          <w:i/>
          <w:iCs/>
          <w:color w:val="050505"/>
          <w:sz w:val="24"/>
          <w:szCs w:val="24"/>
          <w:lang w:eastAsia="es-MX"/>
        </w:rPr>
        <w:t xml:space="preserve">Yo creo que hay que  seguir un método para realizar una  reforma electoral, porque  nuestro sistema político y  nuestro sistema electoral, son  tan complejos estos </w:t>
      </w:r>
      <w:r w:rsidR="0097253C" w:rsidRPr="001D26F9">
        <w:rPr>
          <w:rFonts w:ascii="Times New Roman" w:eastAsia="Times New Roman" w:hAnsi="Times New Roman" w:cs="Times New Roman"/>
          <w:i/>
          <w:iCs/>
          <w:color w:val="050505"/>
          <w:sz w:val="24"/>
          <w:szCs w:val="24"/>
          <w:lang w:eastAsia="es-MX"/>
        </w:rPr>
        <w:lastRenderedPageBreak/>
        <w:t xml:space="preserve">mecanismos que sí  de repente se le mueve algo, se cambian muchas piezas que están correlacionadas entre sí. </w:t>
      </w:r>
    </w:p>
    <w:p w14:paraId="2CD57FA5" w14:textId="3D42B195" w:rsidR="00AF3DD1" w:rsidRPr="001D26F9" w:rsidRDefault="0097253C"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Por ejemplo, en el tema de la representación proporcional de quitar o eliminarla, pero esto tiene un efecto sobre la paridad y creo que el INE tiene que asegurar una posición proactiva, de manera que podamos mejorar nuestro sistema electoral.</w:t>
      </w:r>
    </w:p>
    <w:p w14:paraId="42A3689C" w14:textId="67F83949" w:rsidR="0047427B" w:rsidRPr="001D26F9" w:rsidRDefault="004742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El problema de la fiscalización e insuficiencias es el tiempo tan corto para fiscalizar, porque se sabe  que tiene que estar resuelto antes de la toma  de protesta, y la cantidad inmensa de informes que se tienen que revisar; por lo que se pueda resolver  de varias formas en primer lugar la coordinación con otras entidades como la Secretaría de Hacienda y Crédito Público, en segundo plano la posible delegación de OPL, pero no todos sino los que tengan la capacidad de realizar esas acciones bajo la supervisión del INE. Y en ese sentido también algo muy importante es la bancarización.</w:t>
      </w:r>
    </w:p>
    <w:p w14:paraId="0421D54C" w14:textId="77777777" w:rsidR="00714B8B" w:rsidRPr="001D26F9" w:rsidRDefault="00AF3DD1" w:rsidP="00FA5A50">
      <w:pPr>
        <w:shd w:val="clear" w:color="auto" w:fill="FFFFFF"/>
        <w:spacing w:after="0" w:line="240" w:lineRule="auto"/>
        <w:jc w:val="both"/>
        <w:rPr>
          <w:rFonts w:ascii="Times New Roman" w:hAnsi="Times New Roman" w:cs="Times New Roman"/>
          <w:sz w:val="24"/>
          <w:szCs w:val="24"/>
        </w:rPr>
      </w:pPr>
      <w:r w:rsidRPr="001D26F9">
        <w:rPr>
          <w:rFonts w:ascii="Times New Roman" w:eastAsia="Times New Roman" w:hAnsi="Times New Roman" w:cs="Times New Roman"/>
          <w:b/>
          <w:bCs/>
          <w:color w:val="050505"/>
          <w:sz w:val="24"/>
          <w:szCs w:val="24"/>
          <w:lang w:eastAsia="es-MX"/>
        </w:rPr>
        <w:t>Diputado Reginaldo Sandoval flores Coordinador Parlamentario  PT</w:t>
      </w:r>
      <w:r w:rsidR="00714B8B" w:rsidRPr="001D26F9">
        <w:rPr>
          <w:rFonts w:ascii="Times New Roman" w:hAnsi="Times New Roman" w:cs="Times New Roman"/>
          <w:sz w:val="24"/>
          <w:szCs w:val="24"/>
        </w:rPr>
        <w:t xml:space="preserve"> </w:t>
      </w:r>
    </w:p>
    <w:p w14:paraId="158EB895" w14:textId="2C8EFA37" w:rsidR="00AF3DD1" w:rsidRPr="001D26F9" w:rsidRDefault="00714B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1F4BE53A" w14:textId="77777777"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3DA5A548" w14:textId="76D0934B" w:rsidR="00AF3DD1"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4DB30647" w14:textId="27ABC7F9" w:rsidR="00714B8B" w:rsidRPr="001D26F9" w:rsidRDefault="00714B8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Cómo calificaría el servicio profesional de carrera, cómo lo fortalecería qué le cambiaría o qué se debe de reducir pregunta la diputada.</w:t>
      </w:r>
    </w:p>
    <w:p w14:paraId="16C29260" w14:textId="69EAC8EC" w:rsidR="00AF3DD1" w:rsidRPr="001D26F9" w:rsidRDefault="00AF3D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w:t>
      </w:r>
      <w:r w:rsidR="0047427B" w:rsidRPr="001D26F9">
        <w:rPr>
          <w:rFonts w:ascii="Times New Roman" w:eastAsia="Times New Roman" w:hAnsi="Times New Roman" w:cs="Times New Roman"/>
          <w:i/>
          <w:iCs/>
          <w:color w:val="050505"/>
          <w:sz w:val="24"/>
          <w:szCs w:val="24"/>
          <w:lang w:eastAsia="es-MX"/>
        </w:rPr>
        <w:t>Hay que revisar sobre todo la cuestión de los órganos electorales locales, porque me parece bajo experiencia propia que no se ajusta a la necesidad y otra manera es profundizar si se tomó en cuenta el sentir del SPEN  y sobre todo el equilibrio entre la vida laboral y profesional.</w:t>
      </w:r>
    </w:p>
    <w:p w14:paraId="417630D6" w14:textId="2BAC06F8" w:rsidR="00AF3DD1" w:rsidRPr="001D26F9"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7C25948F" w14:textId="0E130DA0" w:rsidR="006448FB" w:rsidRPr="001D26F9" w:rsidRDefault="006448F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Preguntas sobre su opinión sobre el concepto del INE frente al momento actual y en lo particular como  su opinión sobre que el presidente de la república y los gobernadores realicen sus conferencias de prensa en la que emitan expresiones de ataque a los políticos, y en  relación con los organismos públicos locales electorales, qué tipo de actuación tendría para el nombramiento de los ciudadanos que encabezaría no 300 distritos electorales.</w:t>
      </w:r>
    </w:p>
    <w:p w14:paraId="6E3C51EA" w14:textId="5590DCA7" w:rsidR="00AF3DD1" w:rsidRPr="001D26F9" w:rsidRDefault="00AF3DD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7427B" w:rsidRPr="001D26F9">
        <w:rPr>
          <w:rFonts w:ascii="Times New Roman" w:eastAsia="Times New Roman" w:hAnsi="Times New Roman" w:cs="Times New Roman"/>
          <w:i/>
          <w:iCs/>
          <w:color w:val="050505"/>
          <w:sz w:val="24"/>
          <w:szCs w:val="24"/>
          <w:lang w:eastAsia="es-MX"/>
        </w:rPr>
        <w:t>Parte de la discusión pública e</w:t>
      </w:r>
      <w:r w:rsidR="00F40D2F" w:rsidRPr="001D26F9">
        <w:rPr>
          <w:rFonts w:ascii="Times New Roman" w:eastAsia="Times New Roman" w:hAnsi="Times New Roman" w:cs="Times New Roman"/>
          <w:i/>
          <w:iCs/>
          <w:color w:val="050505"/>
          <w:sz w:val="24"/>
          <w:szCs w:val="24"/>
          <w:lang w:eastAsia="es-MX"/>
        </w:rPr>
        <w:t xml:space="preserve">s parte de </w:t>
      </w:r>
      <w:r w:rsidR="0047427B" w:rsidRPr="001D26F9">
        <w:rPr>
          <w:rFonts w:ascii="Times New Roman" w:eastAsia="Times New Roman" w:hAnsi="Times New Roman" w:cs="Times New Roman"/>
          <w:i/>
          <w:iCs/>
          <w:color w:val="050505"/>
          <w:sz w:val="24"/>
          <w:szCs w:val="24"/>
          <w:lang w:eastAsia="es-MX"/>
        </w:rPr>
        <w:t xml:space="preserve"> es</w:t>
      </w:r>
      <w:r w:rsidR="00F40D2F" w:rsidRPr="001D26F9">
        <w:rPr>
          <w:rFonts w:ascii="Times New Roman" w:eastAsia="Times New Roman" w:hAnsi="Times New Roman" w:cs="Times New Roman"/>
          <w:i/>
          <w:iCs/>
          <w:color w:val="050505"/>
          <w:sz w:val="24"/>
          <w:szCs w:val="24"/>
          <w:lang w:eastAsia="es-MX"/>
        </w:rPr>
        <w:t>t</w:t>
      </w:r>
      <w:r w:rsidR="0047427B" w:rsidRPr="001D26F9">
        <w:rPr>
          <w:rFonts w:ascii="Times New Roman" w:eastAsia="Times New Roman" w:hAnsi="Times New Roman" w:cs="Times New Roman"/>
          <w:i/>
          <w:iCs/>
          <w:color w:val="050505"/>
          <w:sz w:val="24"/>
          <w:szCs w:val="24"/>
          <w:lang w:eastAsia="es-MX"/>
        </w:rPr>
        <w:t>e nuevo ambiente mexicano de mucha discusión</w:t>
      </w:r>
      <w:r w:rsidR="00F40D2F" w:rsidRPr="001D26F9">
        <w:rPr>
          <w:rFonts w:ascii="Times New Roman" w:eastAsia="Times New Roman" w:hAnsi="Times New Roman" w:cs="Times New Roman"/>
          <w:i/>
          <w:iCs/>
          <w:color w:val="050505"/>
          <w:sz w:val="24"/>
          <w:szCs w:val="24"/>
          <w:lang w:eastAsia="es-MX"/>
        </w:rPr>
        <w:t>,</w:t>
      </w:r>
      <w:r w:rsidR="0047427B" w:rsidRPr="001D26F9">
        <w:rPr>
          <w:rFonts w:ascii="Times New Roman" w:eastAsia="Times New Roman" w:hAnsi="Times New Roman" w:cs="Times New Roman"/>
          <w:i/>
          <w:iCs/>
          <w:color w:val="050505"/>
          <w:sz w:val="24"/>
          <w:szCs w:val="24"/>
          <w:lang w:eastAsia="es-MX"/>
        </w:rPr>
        <w:t xml:space="preserve"> sin </w:t>
      </w:r>
      <w:r w:rsidR="00F40D2F" w:rsidRPr="001D26F9">
        <w:rPr>
          <w:rFonts w:ascii="Times New Roman" w:eastAsia="Times New Roman" w:hAnsi="Times New Roman" w:cs="Times New Roman"/>
          <w:i/>
          <w:iCs/>
          <w:color w:val="050505"/>
          <w:sz w:val="24"/>
          <w:szCs w:val="24"/>
          <w:lang w:eastAsia="es-MX"/>
        </w:rPr>
        <w:t>embargo,</w:t>
      </w:r>
      <w:r w:rsidR="0047427B" w:rsidRPr="001D26F9">
        <w:rPr>
          <w:rFonts w:ascii="Times New Roman" w:eastAsia="Times New Roman" w:hAnsi="Times New Roman" w:cs="Times New Roman"/>
          <w:i/>
          <w:iCs/>
          <w:color w:val="050505"/>
          <w:sz w:val="24"/>
          <w:szCs w:val="24"/>
          <w:lang w:eastAsia="es-MX"/>
        </w:rPr>
        <w:t xml:space="preserve"> siempre que una declaración pueda tener un Impacto directo en un proceso electoral esto debe de ser desde Luego revisa va por el INE y los tribunales correspondientes</w:t>
      </w:r>
    </w:p>
    <w:p w14:paraId="0A92C2EF" w14:textId="77777777" w:rsidR="006448FB" w:rsidRPr="001D26F9" w:rsidRDefault="006448F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Álvarez  MORENA </w:t>
      </w:r>
    </w:p>
    <w:p w14:paraId="415CA421" w14:textId="12855527" w:rsidR="00AF3DD1" w:rsidRPr="001D26F9" w:rsidRDefault="00BA35A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Los resultados preliminares de las elecciones que se dan a conocer  nunca se completan al 100%, nunca se sabe cuál es el resultado antes de los cómputos, que son tres días después y terminan 4 días después, qué  haría el candidato pregunta  el diputado para que se dieran los resultados en 12 hrs.</w:t>
      </w:r>
    </w:p>
    <w:p w14:paraId="6A9EE864" w14:textId="316DE7EF" w:rsidR="003F766B" w:rsidRPr="001D26F9" w:rsidRDefault="003F766B" w:rsidP="00FA5A50">
      <w:pPr>
        <w:jc w:val="both"/>
        <w:rPr>
          <w:rFonts w:ascii="Times New Roman" w:hAnsi="Times New Roman" w:cs="Times New Roman"/>
          <w:sz w:val="24"/>
          <w:szCs w:val="24"/>
        </w:rPr>
      </w:pPr>
    </w:p>
    <w:p w14:paraId="60677990" w14:textId="10D32276" w:rsidR="00F40D2F" w:rsidRPr="001D26F9" w:rsidRDefault="00F40D2F" w:rsidP="00FA5A50">
      <w:pPr>
        <w:jc w:val="both"/>
        <w:rPr>
          <w:rFonts w:ascii="Times New Roman" w:hAnsi="Times New Roman" w:cs="Times New Roman"/>
          <w:i/>
          <w:iCs/>
          <w:sz w:val="24"/>
          <w:szCs w:val="24"/>
        </w:rPr>
      </w:pPr>
      <w:r w:rsidRPr="001D26F9">
        <w:rPr>
          <w:rFonts w:ascii="Times New Roman" w:hAnsi="Times New Roman" w:cs="Times New Roman"/>
          <w:b/>
          <w:bCs/>
          <w:sz w:val="24"/>
          <w:szCs w:val="24"/>
        </w:rPr>
        <w:t>Respuesta:</w:t>
      </w:r>
      <w:r w:rsidRPr="001D26F9">
        <w:rPr>
          <w:rFonts w:ascii="Times New Roman" w:hAnsi="Times New Roman" w:cs="Times New Roman"/>
          <w:i/>
          <w:iCs/>
          <w:sz w:val="24"/>
          <w:szCs w:val="24"/>
        </w:rPr>
        <w:t xml:space="preserve">  creo que la mejor manera de resolver esto es bajo la automatización por los medios electrónicos, pero que será un proceso gradual, pero se debe  de realizar el escrutinio público el mismo día de la elección Cómo se ha hecho correspondientemente en la Ciudad de México pero eso depende de allá de una reforma legal.</w:t>
      </w:r>
    </w:p>
    <w:p w14:paraId="4980144F" w14:textId="51980911" w:rsidR="006866F0" w:rsidRPr="001D26F9" w:rsidRDefault="006866F0" w:rsidP="00FA5A50">
      <w:pPr>
        <w:jc w:val="both"/>
        <w:rPr>
          <w:rFonts w:ascii="Times New Roman" w:hAnsi="Times New Roman" w:cs="Times New Roman"/>
          <w:i/>
          <w:iCs/>
          <w:sz w:val="24"/>
          <w:szCs w:val="24"/>
        </w:rPr>
      </w:pPr>
      <w:r w:rsidRPr="00211DFA">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0A0C05E" wp14:editId="0DBA7769">
            <wp:simplePos x="0" y="0"/>
            <wp:positionH relativeFrom="margin">
              <wp:align>center</wp:align>
            </wp:positionH>
            <wp:positionV relativeFrom="margin">
              <wp:posOffset>-647700</wp:posOffset>
            </wp:positionV>
            <wp:extent cx="2410198" cy="2410198"/>
            <wp:effectExtent l="0" t="0" r="9525" b="9525"/>
            <wp:wrapTopAndBottom/>
            <wp:docPr id="4102" name="Picture 6" descr="Ana Lilia Pérez Mendoza rinde protesta como nueva vocal ejecutiva ...">
              <a:extLst xmlns:a="http://schemas.openxmlformats.org/drawingml/2006/main">
                <a:ext uri="{FF2B5EF4-FFF2-40B4-BE49-F238E27FC236}">
                  <a16:creationId xmlns:a16="http://schemas.microsoft.com/office/drawing/2014/main" id="{90FAA813-A688-473B-8FCD-C1DC306A6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Ana Lilia Pérez Mendoza rinde protesta como nueva vocal ejecutiva ...">
                      <a:extLst>
                        <a:ext uri="{FF2B5EF4-FFF2-40B4-BE49-F238E27FC236}">
                          <a16:creationId xmlns:a16="http://schemas.microsoft.com/office/drawing/2014/main" id="{90FAA813-A688-473B-8FCD-C1DC306A6562}"/>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25" r="16876" b="1"/>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65EE14D0" w14:textId="77777777" w:rsidR="00E353FD" w:rsidRPr="001D26F9" w:rsidRDefault="00E353FD" w:rsidP="00FA5A50">
      <w:pPr>
        <w:jc w:val="both"/>
        <w:rPr>
          <w:rFonts w:ascii="Times New Roman" w:hAnsi="Times New Roman" w:cs="Times New Roman"/>
          <w:i/>
          <w:iCs/>
          <w:sz w:val="24"/>
          <w:szCs w:val="24"/>
        </w:rPr>
      </w:pPr>
    </w:p>
    <w:p w14:paraId="0DB32226" w14:textId="7B685239" w:rsidR="00E12AC9" w:rsidRPr="001D26F9" w:rsidRDefault="00E12AC9" w:rsidP="006866F0">
      <w:pPr>
        <w:pStyle w:val="Ttulo2"/>
        <w:jc w:val="center"/>
        <w:rPr>
          <w:rFonts w:ascii="Times New Roman" w:eastAsia="Times New Roman" w:hAnsi="Times New Roman" w:cs="Times New Roman"/>
          <w:sz w:val="24"/>
          <w:szCs w:val="24"/>
          <w:lang w:eastAsia="es-MX"/>
        </w:rPr>
      </w:pPr>
      <w:bookmarkStart w:id="10" w:name="_Toc46286619"/>
      <w:r w:rsidRPr="001D26F9">
        <w:rPr>
          <w:rFonts w:ascii="Times New Roman" w:eastAsia="Times New Roman" w:hAnsi="Times New Roman" w:cs="Times New Roman"/>
          <w:sz w:val="24"/>
          <w:szCs w:val="24"/>
          <w:lang w:eastAsia="es-MX"/>
        </w:rPr>
        <w:t>Ana Lilia Pérez Mendoza</w:t>
      </w:r>
      <w:bookmarkEnd w:id="10"/>
    </w:p>
    <w:p w14:paraId="2C31C6ED" w14:textId="77777777" w:rsidR="00E12AC9" w:rsidRPr="001D26F9" w:rsidRDefault="00E12AC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trayectoria </w:t>
      </w:r>
    </w:p>
    <w:p w14:paraId="0CA931A4" w14:textId="6D3F5335" w:rsidR="00E12AC9" w:rsidRPr="001D26F9" w:rsidRDefault="00E12AC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estudió derecho en la UNAM, cuenta con 3 maestrías una de ellas en derecho constitucional administrativo y otra en procedimientos electorales en proceso de obtención del grado y otra más en inteligencia emocional. </w:t>
      </w:r>
      <w:r w:rsidR="003D2390" w:rsidRPr="001D26F9">
        <w:rPr>
          <w:rFonts w:ascii="Times New Roman" w:hAnsi="Times New Roman" w:cs="Times New Roman"/>
          <w:sz w:val="24"/>
          <w:szCs w:val="24"/>
          <w:lang w:eastAsia="es-MX"/>
        </w:rPr>
        <w:t>28 años como funcionaria electoral.</w:t>
      </w:r>
    </w:p>
    <w:p w14:paraId="51E21540" w14:textId="5EE029B1" w:rsidR="00E12AC9" w:rsidRPr="001D26F9" w:rsidRDefault="00E12AC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Además a cursado  diversos diplomados, talleres y cursos en materia de género, delitos electorales, discriminación y Derechos Humanos entre otros. </w:t>
      </w:r>
    </w:p>
    <w:p w14:paraId="69562CB0" w14:textId="77777777" w:rsidR="00E12AC9" w:rsidRPr="001D26F9" w:rsidRDefault="00E12AC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Formó parte del INE en los  10 procesos electorales federales, tres procesos electorales concurrentes y otro extraordinario en el municipio de Huimilpan del Estado de Querétaro. </w:t>
      </w:r>
    </w:p>
    <w:p w14:paraId="64B91B8B" w14:textId="19036158" w:rsidR="00E353FD" w:rsidRPr="001D26F9" w:rsidRDefault="00E12AC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En 1991 ingreso al IFE como supervisora electoral, el 1992 se incorpora en el SPEN, como vocal de capacitación electoral y educación cívica. Además, se desempeñó como vocal secretaria y secretario de consejo  distrital, vocal ejecutiva, y presidente del Consejo distrital.</w:t>
      </w:r>
    </w:p>
    <w:p w14:paraId="1CFA1AED" w14:textId="77777777" w:rsidR="003E3BD5" w:rsidRPr="001D26F9" w:rsidRDefault="003E3BD5"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del  INE nos dice  que es una institución con tres décadas de trabajo amplio, comprometido con la ciudadanía y reconocida internacionalmente por su eficacia de sus procedimientos, con la capacidad de integrar de manera amplia  las prácticas y visiones de otros países en materia electoral. </w:t>
      </w:r>
    </w:p>
    <w:p w14:paraId="31BA3D85" w14:textId="67280A4B" w:rsidR="003E3BD5" w:rsidRPr="001D26F9" w:rsidRDefault="003E3BD5"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Pero los retos que enfrenta son, la organización de procesos electorales locales y federales, en medio de una pandemia y que tienen al mundo y a México en una situación de vulnerabilidad, también tiene que garantizar seguridad y confianza a quiénes se sumen a la participación del marco de este proceso. Otorgar el registro a organizaciones políticas nacionales que buscan constituirse como nuevos partidos políticos; fortalecer a los OPLs a través de la designación de consejeros electorales como los que se estarán llevando a cabo los próximos meses.</w:t>
      </w:r>
    </w:p>
    <w:p w14:paraId="7EA1751F" w14:textId="68F01384" w:rsidR="003E3BD5" w:rsidRDefault="003E3BD5" w:rsidP="006866F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Cuidar en materia de fiscalización para hacerlo más riguroso en los partidos políticos y sobre todo que no ingresan recursos ilícitos y organizar elecciones creíbles.</w:t>
      </w:r>
    </w:p>
    <w:p w14:paraId="5D2999E0" w14:textId="77777777" w:rsidR="006866F0" w:rsidRPr="006866F0" w:rsidRDefault="006866F0" w:rsidP="006866F0">
      <w:pPr>
        <w:jc w:val="both"/>
        <w:rPr>
          <w:rFonts w:ascii="Times New Roman" w:hAnsi="Times New Roman" w:cs="Times New Roman"/>
          <w:sz w:val="24"/>
          <w:szCs w:val="24"/>
          <w:lang w:eastAsia="es-MX"/>
        </w:rPr>
      </w:pPr>
    </w:p>
    <w:p w14:paraId="791A612F" w14:textId="77777777" w:rsidR="003E3BD5" w:rsidRPr="001D26F9" w:rsidRDefault="003E3BD5" w:rsidP="00FA5A50">
      <w:pPr>
        <w:shd w:val="clear" w:color="auto" w:fill="FFFFFF"/>
        <w:spacing w:after="0" w:line="240" w:lineRule="auto"/>
        <w:jc w:val="both"/>
        <w:rPr>
          <w:rFonts w:ascii="Times New Roman" w:hAnsi="Times New Roman" w:cs="Times New Roman"/>
          <w:b/>
          <w:bCs/>
          <w:sz w:val="24"/>
          <w:szCs w:val="24"/>
          <w:lang w:eastAsia="es-MX"/>
        </w:rPr>
      </w:pPr>
    </w:p>
    <w:p w14:paraId="59F357F7" w14:textId="040F4FB3" w:rsidR="00E353FD" w:rsidRPr="001D26F9" w:rsidRDefault="00E353F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5A7130CF" w14:textId="09835E8D" w:rsidR="003E3BD5" w:rsidRPr="001D26F9" w:rsidRDefault="003E3BD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La diputada cuestionó que ahora hay una facultad explícita para emitir lineamientos para que los partidos políticos prevengan, contengan y  </w:t>
      </w:r>
      <w:r w:rsidR="008C6667" w:rsidRPr="001D26F9">
        <w:rPr>
          <w:rFonts w:ascii="Times New Roman" w:eastAsia="Times New Roman" w:hAnsi="Times New Roman" w:cs="Times New Roman"/>
          <w:color w:val="050505"/>
          <w:sz w:val="24"/>
          <w:szCs w:val="24"/>
          <w:lang w:eastAsia="es-MX"/>
        </w:rPr>
        <w:t>erradiquen</w:t>
      </w:r>
      <w:r w:rsidRPr="001D26F9">
        <w:rPr>
          <w:rFonts w:ascii="Times New Roman" w:eastAsia="Times New Roman" w:hAnsi="Times New Roman" w:cs="Times New Roman"/>
          <w:color w:val="050505"/>
          <w:sz w:val="24"/>
          <w:szCs w:val="24"/>
          <w:lang w:eastAsia="es-MX"/>
        </w:rPr>
        <w:t xml:space="preserve"> la violencia política contra las mujeres en razón de género. </w:t>
      </w:r>
      <w:r w:rsidR="0033123E" w:rsidRPr="001D26F9">
        <w:rPr>
          <w:rFonts w:ascii="Times New Roman" w:eastAsia="Times New Roman" w:hAnsi="Times New Roman" w:cs="Times New Roman"/>
          <w:color w:val="050505"/>
          <w:sz w:val="24"/>
          <w:szCs w:val="24"/>
          <w:lang w:eastAsia="es-MX"/>
        </w:rPr>
        <w:t xml:space="preserve">Una </w:t>
      </w:r>
      <w:r w:rsidRPr="001D26F9">
        <w:rPr>
          <w:rFonts w:ascii="Times New Roman" w:eastAsia="Times New Roman" w:hAnsi="Times New Roman" w:cs="Times New Roman"/>
          <w:color w:val="050505"/>
          <w:sz w:val="24"/>
          <w:szCs w:val="24"/>
          <w:lang w:eastAsia="es-MX"/>
        </w:rPr>
        <w:t xml:space="preserve"> facultad nueva por parte del INE la pregunta es cómo fortalecer esta facultad.</w:t>
      </w:r>
    </w:p>
    <w:p w14:paraId="67827A5E" w14:textId="1D8A732B" w:rsidR="00E353FD"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3A58C8" w:rsidRPr="001D26F9">
        <w:rPr>
          <w:rFonts w:ascii="Times New Roman" w:eastAsia="Times New Roman" w:hAnsi="Times New Roman" w:cs="Times New Roman"/>
          <w:i/>
          <w:iCs/>
          <w:color w:val="050505"/>
          <w:sz w:val="24"/>
          <w:szCs w:val="24"/>
          <w:lang w:eastAsia="es-MX"/>
        </w:rPr>
        <w:t>L</w:t>
      </w:r>
      <w:r w:rsidR="004D77F8" w:rsidRPr="001D26F9">
        <w:rPr>
          <w:rFonts w:ascii="Times New Roman" w:eastAsia="Times New Roman" w:hAnsi="Times New Roman" w:cs="Times New Roman"/>
          <w:i/>
          <w:iCs/>
          <w:color w:val="050505"/>
          <w:sz w:val="24"/>
          <w:szCs w:val="24"/>
          <w:lang w:eastAsia="es-MX"/>
        </w:rPr>
        <w:t xml:space="preserve">e parece que son  3 los retos </w:t>
      </w:r>
      <w:r w:rsidR="003A58C8" w:rsidRPr="001D26F9">
        <w:rPr>
          <w:rFonts w:ascii="Times New Roman" w:eastAsia="Times New Roman" w:hAnsi="Times New Roman" w:cs="Times New Roman"/>
          <w:i/>
          <w:iCs/>
          <w:color w:val="050505"/>
          <w:sz w:val="24"/>
          <w:szCs w:val="24"/>
          <w:lang w:eastAsia="es-MX"/>
        </w:rPr>
        <w:t xml:space="preserve">: que son </w:t>
      </w:r>
      <w:r w:rsidR="004D77F8" w:rsidRPr="001D26F9">
        <w:rPr>
          <w:rFonts w:ascii="Times New Roman" w:eastAsia="Times New Roman" w:hAnsi="Times New Roman" w:cs="Times New Roman"/>
          <w:i/>
          <w:iCs/>
          <w:color w:val="050505"/>
          <w:sz w:val="24"/>
          <w:szCs w:val="24"/>
          <w:lang w:eastAsia="es-MX"/>
        </w:rPr>
        <w:t xml:space="preserve"> erradicar,</w:t>
      </w:r>
      <w:r w:rsidR="003A58C8" w:rsidRPr="001D26F9">
        <w:rPr>
          <w:rFonts w:ascii="Times New Roman" w:eastAsia="Times New Roman" w:hAnsi="Times New Roman" w:cs="Times New Roman"/>
          <w:i/>
          <w:iCs/>
          <w:color w:val="050505"/>
          <w:sz w:val="24"/>
          <w:szCs w:val="24"/>
          <w:lang w:eastAsia="es-MX"/>
        </w:rPr>
        <w:t xml:space="preserve"> </w:t>
      </w:r>
      <w:r w:rsidR="004D77F8" w:rsidRPr="001D26F9">
        <w:rPr>
          <w:rFonts w:ascii="Times New Roman" w:eastAsia="Times New Roman" w:hAnsi="Times New Roman" w:cs="Times New Roman"/>
          <w:i/>
          <w:iCs/>
          <w:color w:val="050505"/>
          <w:sz w:val="24"/>
          <w:szCs w:val="24"/>
          <w:lang w:eastAsia="es-MX"/>
        </w:rPr>
        <w:t>prevenir y sancionar; en temas de prevención tenemos que hacerle saber a los contendientes y a los partidos políticos qué llevar acciones de violencia política en razón de género puede tener para ellos un costo qué implica en la posible pérdida de su registro, y se va erradicar con sanciones ejemplares y se va radicar con mano dura en las primeras ocasiones en las que se ponga en</w:t>
      </w:r>
      <w:r w:rsidR="003A58C8" w:rsidRPr="001D26F9">
        <w:rPr>
          <w:rFonts w:ascii="Times New Roman" w:eastAsia="Times New Roman" w:hAnsi="Times New Roman" w:cs="Times New Roman"/>
          <w:i/>
          <w:iCs/>
          <w:color w:val="050505"/>
          <w:sz w:val="24"/>
          <w:szCs w:val="24"/>
          <w:lang w:eastAsia="es-MX"/>
        </w:rPr>
        <w:t xml:space="preserve"> re</w:t>
      </w:r>
      <w:r w:rsidR="004D77F8" w:rsidRPr="001D26F9">
        <w:rPr>
          <w:rFonts w:ascii="Times New Roman" w:eastAsia="Times New Roman" w:hAnsi="Times New Roman" w:cs="Times New Roman"/>
          <w:i/>
          <w:iCs/>
          <w:color w:val="050505"/>
          <w:sz w:val="24"/>
          <w:szCs w:val="24"/>
          <w:lang w:eastAsia="es-MX"/>
        </w:rPr>
        <w:t>visión con la autoridad electoral en la materia de violencia política de género, lo que se debe de aplicar sin mayor miramiento las normas. Y enfatiza en erradicar, prevenir y sancionar con mano dura.</w:t>
      </w:r>
    </w:p>
    <w:p w14:paraId="139D479C" w14:textId="5FBBB1E7" w:rsidR="00E353FD"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1548D61D" w14:textId="6C16B394" w:rsidR="0033123E" w:rsidRPr="001D26F9" w:rsidRDefault="0035536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Pregunto acerca de qué otro tipo de cualidades tiene para formar parte del Consejo, preguntó cómo debería de usar esa mesa del Consejo para qué sirve, objetivisando en el pilar fundamental de esa mesa, y cuál es el objeto de cerradura de que los partidos tengan voz, pero no voto; y qué opinión tiene sobre esos activistas sociales porque pareciera que twitter está sustituyendo el debate en la mesa del Consejo pide muy amablemente su opinión.</w:t>
      </w:r>
    </w:p>
    <w:p w14:paraId="435BB0BE" w14:textId="2078BECC" w:rsidR="00EA594E"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A594E" w:rsidRPr="001D26F9">
        <w:rPr>
          <w:rFonts w:ascii="Times New Roman" w:eastAsia="Times New Roman" w:hAnsi="Times New Roman" w:cs="Times New Roman"/>
          <w:i/>
          <w:iCs/>
          <w:color w:val="050505"/>
          <w:sz w:val="24"/>
          <w:szCs w:val="24"/>
          <w:lang w:eastAsia="es-MX"/>
        </w:rPr>
        <w:t xml:space="preserve">Coincide  con el diputado pues le han tocado diferentes etapas del INE, en dónde se encontraba primero la representación excesiva de los partidos políticos con voz y voto, entonces para que están hoy los representantes de los partidos políticos justo en el seno del Consejo, pues para llevar las posturas a ese espacio de deliberación y que se toman en cuenta por quienes toman las decisiones que en este caso son los consejeros y las consejeras, le parece que es muy importante que se tomen en consideración los posicionamientos, los representantes de los partidos políticos y también las fracciones parlamentarias. </w:t>
      </w:r>
    </w:p>
    <w:p w14:paraId="13D0EEE3" w14:textId="2F983C6C" w:rsidR="00E353FD" w:rsidRPr="001D26F9" w:rsidRDefault="00EA594E"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Con respecto al activismo en redes sociales le parece qué son temas coyunturales qué debe de definir el Instituto Nacional electoral, que deben de ser discutidos, analizados, y resueltos justo con lo que se ha denominado La Herradura de la Democracia, en su caso también hay posibles diferencias de criterio hondadas en su compromiso de estricto cumplimiento de la ley.</w:t>
      </w:r>
    </w:p>
    <w:p w14:paraId="64A33412" w14:textId="77777777" w:rsidR="0035536A" w:rsidRPr="001D26F9" w:rsidRDefault="0035536A" w:rsidP="00FA5A50">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Fernando Manzanilla Prieto PES </w:t>
      </w:r>
    </w:p>
    <w:p w14:paraId="5AE633C1" w14:textId="1EAF4CFA" w:rsidR="0035536A" w:rsidRPr="001D26F9" w:rsidRDefault="0035536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El diputado enfatiza en que lo más probable es que nos toque vivir la pandemia en el proceso de elección y pregunta cómo va a impactar este proceso de pandemia la elección y cómo es que debería de prepararse del INE, enfatizando en la  planeación.</w:t>
      </w:r>
    </w:p>
    <w:p w14:paraId="4AAFACC0" w14:textId="1BDE6BD8" w:rsidR="00E353FD"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B02C2" w:rsidRPr="001D26F9">
        <w:rPr>
          <w:rFonts w:ascii="Times New Roman" w:eastAsia="Times New Roman" w:hAnsi="Times New Roman" w:cs="Times New Roman"/>
          <w:i/>
          <w:iCs/>
          <w:color w:val="050505"/>
          <w:sz w:val="24"/>
          <w:szCs w:val="24"/>
          <w:lang w:eastAsia="es-MX"/>
        </w:rPr>
        <w:t>Con el tema de la pandemia es fundamental garantizar a los ciudadanos el derecho al voto por lo que no debe de haber una suspensión de los procesos electorales, en segundo lugar garantizar la seguridad y confianza en que todos los espacios con desarrollo de actividades de procesos electorales estarán debidamente resguardados en relación con posibles espacios de contagio. Le parece que eso es fundamental, sobre todo con la finalidad de que el día de la jornada electoral los ciudadanos tengan la confianza de acudir a emitir su voto. Y así podamos tener no altos índices de abstencionismo.</w:t>
      </w:r>
    </w:p>
    <w:p w14:paraId="68A5A761" w14:textId="77777777" w:rsidR="005B02C2" w:rsidRPr="001D26F9" w:rsidRDefault="005B02C2"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926E447" w14:textId="77777777" w:rsidR="001129EC" w:rsidRPr="001D26F9" w:rsidRDefault="001129E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Federal Mariana Gómez Maldonado  Movimiento Ciudadano </w:t>
      </w:r>
    </w:p>
    <w:p w14:paraId="18202940" w14:textId="4992030E" w:rsidR="001129EC" w:rsidRPr="001D26F9" w:rsidRDefault="001129E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lastRenderedPageBreak/>
        <w:t>Pregunta sobre  la postura de la aspirante para defender al INE, pregunta a diputada y cuestiona más adelante si está a favor de que permanezcan los OPLs, y qué ha hecho en lo largo de su trayectoria para lograr paridad.</w:t>
      </w:r>
    </w:p>
    <w:p w14:paraId="4F537236" w14:textId="294A8663" w:rsidR="00E353FD"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B2DD8" w:rsidRPr="001D26F9">
        <w:rPr>
          <w:rFonts w:ascii="Times New Roman" w:eastAsia="Times New Roman" w:hAnsi="Times New Roman" w:cs="Times New Roman"/>
          <w:i/>
          <w:iCs/>
          <w:color w:val="050505"/>
          <w:sz w:val="24"/>
          <w:szCs w:val="24"/>
          <w:lang w:eastAsia="es-MX"/>
        </w:rPr>
        <w:t>Su postura será una postura personal de absoluta autonomía que implicará libertad en las decisiones, responsabilidad con la que asuma el ejercicio del cargo. Le parece que es algo fundamental y qué se debe de abonar a que los demás consejeros que integran el consejo general del INE actúan de la misma manera, ya que la suma de las autonomías individuales sin duda hará una autonomía institucional. Y garantizar los principios que rigen la actuación electoral.</w:t>
      </w:r>
    </w:p>
    <w:p w14:paraId="2B12411C" w14:textId="11CAA726" w:rsidR="006B4722" w:rsidRPr="001D26F9" w:rsidRDefault="006B4722"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Le parece que no es función del INE que los OPLs desaparezcan o no desaparezcan, diría que es función del INE fortalecer a los organismos públicos locales, con la renovación de varios consejeros de diferentes entidades federativas, con un procedimiento escrupuloso que garantice  imparcialidad en el actuar de los y las consejeras que se incorporen a los OPLs.</w:t>
      </w:r>
    </w:p>
    <w:p w14:paraId="267B11C8" w14:textId="2B19E420" w:rsidR="006B4722" w:rsidRPr="001D26F9" w:rsidRDefault="006B4722"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Con la paridad le parece qué </w:t>
      </w:r>
      <w:r w:rsidR="004D1C03" w:rsidRPr="001D26F9">
        <w:rPr>
          <w:rFonts w:ascii="Times New Roman" w:eastAsia="Times New Roman" w:hAnsi="Times New Roman" w:cs="Times New Roman"/>
          <w:i/>
          <w:iCs/>
          <w:color w:val="050505"/>
          <w:sz w:val="24"/>
          <w:szCs w:val="24"/>
          <w:lang w:eastAsia="es-MX"/>
        </w:rPr>
        <w:t xml:space="preserve">planteamiento </w:t>
      </w:r>
      <w:r w:rsidRPr="001D26F9">
        <w:rPr>
          <w:rFonts w:ascii="Times New Roman" w:eastAsia="Times New Roman" w:hAnsi="Times New Roman" w:cs="Times New Roman"/>
          <w:i/>
          <w:iCs/>
          <w:color w:val="050505"/>
          <w:sz w:val="24"/>
          <w:szCs w:val="24"/>
          <w:lang w:eastAsia="es-MX"/>
        </w:rPr>
        <w:t xml:space="preserve"> </w:t>
      </w:r>
      <w:r w:rsidR="004D1C03" w:rsidRPr="001D26F9">
        <w:rPr>
          <w:rFonts w:ascii="Times New Roman" w:eastAsia="Times New Roman" w:hAnsi="Times New Roman" w:cs="Times New Roman"/>
          <w:i/>
          <w:iCs/>
          <w:color w:val="050505"/>
          <w:sz w:val="24"/>
          <w:szCs w:val="24"/>
          <w:lang w:eastAsia="es-MX"/>
        </w:rPr>
        <w:t xml:space="preserve">tiene que ser una </w:t>
      </w:r>
      <w:r w:rsidRPr="001D26F9">
        <w:rPr>
          <w:rFonts w:ascii="Times New Roman" w:eastAsia="Times New Roman" w:hAnsi="Times New Roman" w:cs="Times New Roman"/>
          <w:i/>
          <w:iCs/>
          <w:color w:val="050505"/>
          <w:sz w:val="24"/>
          <w:szCs w:val="24"/>
          <w:lang w:eastAsia="es-MX"/>
        </w:rPr>
        <w:t xml:space="preserve">postura </w:t>
      </w:r>
      <w:r w:rsidR="004D1C03" w:rsidRPr="001D26F9">
        <w:rPr>
          <w:rFonts w:ascii="Times New Roman" w:eastAsia="Times New Roman" w:hAnsi="Times New Roman" w:cs="Times New Roman"/>
          <w:i/>
          <w:iCs/>
          <w:color w:val="050505"/>
          <w:sz w:val="24"/>
          <w:szCs w:val="24"/>
          <w:lang w:eastAsia="es-MX"/>
        </w:rPr>
        <w:t>institucional, qué</w:t>
      </w:r>
      <w:r w:rsidRPr="001D26F9">
        <w:rPr>
          <w:rFonts w:ascii="Times New Roman" w:eastAsia="Times New Roman" w:hAnsi="Times New Roman" w:cs="Times New Roman"/>
          <w:i/>
          <w:iCs/>
          <w:color w:val="050505"/>
          <w:sz w:val="24"/>
          <w:szCs w:val="24"/>
          <w:lang w:eastAsia="es-MX"/>
        </w:rPr>
        <w:t xml:space="preserve"> en primer lugar se armonicen las legislaciones locales con las federales, y llevar la paridad en sus distintos ámbitos ya sea vertical u horizontal, y plática sobre una agenda 2020 que se realizará en Querétaro en materia de paridad para que se haga efectiva y no solamente que se quede en la norma.</w:t>
      </w:r>
    </w:p>
    <w:p w14:paraId="443C99CB" w14:textId="77777777" w:rsidR="001129EC" w:rsidRPr="001D26F9" w:rsidRDefault="001129E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39A3CB33" w14:textId="703FFBF1" w:rsidR="001129EC" w:rsidRPr="001D26F9" w:rsidRDefault="001129E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Gerardo Fernández Noroña  PT </w:t>
      </w:r>
    </w:p>
    <w:p w14:paraId="61B14B41" w14:textId="7C398C0E" w:rsidR="00926DF1" w:rsidRPr="001D26F9" w:rsidRDefault="00926DF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Sin preguntas.  </w:t>
      </w:r>
    </w:p>
    <w:p w14:paraId="7E4B5364" w14:textId="77777777" w:rsidR="00E353FD" w:rsidRPr="001D26F9" w:rsidRDefault="00E353F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2ACB0F60" w14:textId="7C846148" w:rsidR="00E353FD"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02490FD6" w14:textId="149526EE" w:rsidR="00926DF1" w:rsidRPr="001D26F9" w:rsidRDefault="00926DF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Qué opinas sobre el padrón electoral, miles de mexicanos ocupan la credencial de elector para realizar distintos trámites, y en enero de este año el INE rechazo compartir su base de datos biométricos con la secretaría de gobernación; pregunta la diputada qué alternativas visualiza para salvaguardar los datos personales de los ciudadanos y pregunta opinión sobre su posición.</w:t>
      </w:r>
    </w:p>
    <w:p w14:paraId="23627142" w14:textId="2EC00671" w:rsidR="00926DF1"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w:t>
      </w:r>
      <w:r w:rsidR="004D1C03" w:rsidRPr="001D26F9">
        <w:rPr>
          <w:rFonts w:ascii="Times New Roman" w:eastAsia="Times New Roman" w:hAnsi="Times New Roman" w:cs="Times New Roman"/>
          <w:i/>
          <w:iCs/>
          <w:color w:val="050505"/>
          <w:sz w:val="24"/>
          <w:szCs w:val="24"/>
          <w:lang w:eastAsia="es-MX"/>
        </w:rPr>
        <w:t>Le parece que el INE ha sido garante desde su construcción en los años 90, y que hoy ya no es parte de los cuestionamientos, en relación  al padrón electoral.</w:t>
      </w:r>
    </w:p>
    <w:p w14:paraId="03E49EA8" w14:textId="56C1DC84" w:rsidR="00695666" w:rsidRPr="001D26F9" w:rsidRDefault="0069566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6359EB9" w14:textId="32171931" w:rsidR="00995CBA" w:rsidRPr="001D26F9" w:rsidRDefault="00995CB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B2E3B8D" w14:textId="77AF6663" w:rsidR="00995CBA" w:rsidRPr="001D26F9" w:rsidRDefault="00995CB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EF7DFD3" w14:textId="77777777" w:rsidR="00995CBA" w:rsidRPr="001D26F9" w:rsidRDefault="00995CB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4A74DC6" w14:textId="44ECEF61" w:rsidR="00695666"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Romero Herrera  CDMX </w:t>
      </w:r>
      <w:r w:rsidR="007148B5" w:rsidRPr="001D26F9">
        <w:rPr>
          <w:rFonts w:ascii="Times New Roman" w:eastAsia="Times New Roman" w:hAnsi="Times New Roman" w:cs="Times New Roman"/>
          <w:b/>
          <w:bCs/>
          <w:color w:val="050505"/>
          <w:sz w:val="24"/>
          <w:szCs w:val="24"/>
          <w:lang w:eastAsia="es-MX"/>
        </w:rPr>
        <w:t xml:space="preserve">4a circunscriocion  </w:t>
      </w:r>
      <w:r w:rsidRPr="001D26F9">
        <w:rPr>
          <w:rFonts w:ascii="Times New Roman" w:eastAsia="Times New Roman" w:hAnsi="Times New Roman" w:cs="Times New Roman"/>
          <w:b/>
          <w:bCs/>
          <w:color w:val="050505"/>
          <w:sz w:val="24"/>
          <w:szCs w:val="24"/>
          <w:lang w:eastAsia="es-MX"/>
        </w:rPr>
        <w:t>PAN</w:t>
      </w:r>
    </w:p>
    <w:p w14:paraId="410E53D9" w14:textId="2DD0AE2E" w:rsidR="00995CBA" w:rsidRPr="001D26F9" w:rsidRDefault="00995CB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En  esta etapa de la pandemia es muy difícil pronosticar cuando acabara, y  hace la  pregunta muy concreta que sí de llegar al cargo, vería la posibilidad de anular los procesos de selección interna de los partidos en su modalidad de votación, porque implicaría conglomeraciones. Entonces pide su opinión acerca de ese tema.</w:t>
      </w:r>
    </w:p>
    <w:p w14:paraId="5C7A314A" w14:textId="77777777" w:rsidR="00995CBA" w:rsidRPr="001D26F9" w:rsidRDefault="00995CB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E5BBA7E" w14:textId="7CFE9467" w:rsidR="00E353FD"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B2DD8" w:rsidRPr="001D26F9">
        <w:rPr>
          <w:rFonts w:ascii="Times New Roman" w:eastAsia="Times New Roman" w:hAnsi="Times New Roman" w:cs="Times New Roman"/>
          <w:i/>
          <w:iCs/>
          <w:color w:val="050505"/>
          <w:sz w:val="24"/>
          <w:szCs w:val="24"/>
          <w:lang w:eastAsia="es-MX"/>
        </w:rPr>
        <w:t>Con el tema de anulación del proceso de selección interna de los partidos políticos, y me parece que hoy por hoy estamos haciendo uso de las TICS, con lo que podemos Buscar mecanismos diferentes para que esos procesos democráticos se lleven a cabo, que no necesariamente tienen que ver con la aglomeración de tantas personas en un espacio público. Y con el veredicto de que la autoridad electoral tiene que respetar los procesos internos de los partidos políticos.</w:t>
      </w:r>
    </w:p>
    <w:p w14:paraId="500E5AE0" w14:textId="2A698AB1" w:rsidR="00E353FD" w:rsidRPr="001D26F9" w:rsidRDefault="00E353F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Mario Delgado Carrillo  coordinador parlamentario MORENA</w:t>
      </w:r>
      <w:r w:rsidRPr="001D26F9">
        <w:rPr>
          <w:rFonts w:ascii="Times New Roman" w:eastAsia="Times New Roman" w:hAnsi="Times New Roman" w:cs="Times New Roman"/>
          <w:color w:val="050505"/>
          <w:sz w:val="24"/>
          <w:szCs w:val="24"/>
          <w:lang w:eastAsia="es-MX"/>
        </w:rPr>
        <w:t xml:space="preserve"> </w:t>
      </w:r>
    </w:p>
    <w:p w14:paraId="2DFA68AA" w14:textId="44C66E09" w:rsidR="004D77F8" w:rsidRPr="001D26F9" w:rsidRDefault="004D77F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lastRenderedPageBreak/>
        <w:t>La pregunta del diputado es que de pasar de una carrera muy técnica y pasar a ser consejera que también pide gran capacidad técnica y también ética, qué es lo que haría usted para confiar en sus valores democráticos.</w:t>
      </w:r>
    </w:p>
    <w:p w14:paraId="4FFF6F20" w14:textId="758A5D74" w:rsidR="00E353FD" w:rsidRPr="001D26F9" w:rsidRDefault="00E353F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4D1C03" w:rsidRPr="001D26F9">
        <w:rPr>
          <w:rFonts w:ascii="Times New Roman" w:eastAsia="Times New Roman" w:hAnsi="Times New Roman" w:cs="Times New Roman"/>
          <w:b/>
          <w:bCs/>
          <w:color w:val="050505"/>
          <w:sz w:val="24"/>
          <w:szCs w:val="24"/>
          <w:lang w:eastAsia="es-MX"/>
        </w:rPr>
        <w:t xml:space="preserve"> </w:t>
      </w:r>
      <w:r w:rsidR="004D1C03" w:rsidRPr="001D26F9">
        <w:rPr>
          <w:rFonts w:ascii="Times New Roman" w:eastAsia="Times New Roman" w:hAnsi="Times New Roman" w:cs="Times New Roman"/>
          <w:i/>
          <w:iCs/>
          <w:color w:val="050505"/>
          <w:sz w:val="24"/>
          <w:szCs w:val="24"/>
          <w:lang w:eastAsia="es-MX"/>
        </w:rPr>
        <w:t>El actuar  con ética sin regateos es parte del principio de valor, es una cuestión fundamental de los retos de cualquier persona no exclusivamente del Consejo general del INE sino competente a cualquier autoridad de carácter electoral, haciendo valer los principios que nuestra propia Constitución nos  establece principalmente el de la imparcialidad, y no mostrar ninguna fobia contra ninguna de las diferentes fuerzas políticas.</w:t>
      </w:r>
    </w:p>
    <w:p w14:paraId="58301EAE" w14:textId="4915D6A5"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5D8652F" w14:textId="39AEB5D5"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E828C95" w14:textId="71583905"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0906F9F" w14:textId="20171BE0"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3195368B" w14:textId="445A47FD"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688986A" w14:textId="514BFCBD"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B2BBD84" w14:textId="08126F83" w:rsidR="009C7BBF" w:rsidRPr="001D26F9"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672C1B6" w14:textId="200107EF" w:rsidR="009C7BBF" w:rsidRDefault="009C7BB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29A2254" w14:textId="4E23EDCC"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366798F" w14:textId="1D52439C"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7F87748" w14:textId="12050D87"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6E4BDFF" w14:textId="7059C430"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3EC85C80" w14:textId="2791661B"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006D7DA" w14:textId="719388F4"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43F9F2C6" w14:textId="66E372C4"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3EB6A511" w14:textId="7FE74B2C"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73BDA8E" w14:textId="7E3C7849"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0DF8EA3" w14:textId="4B7008D0"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40EE84F" w14:textId="6AF2E2E2"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2F6DD2F" w14:textId="539008E6"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7B23B91" w14:textId="6BA41C9D"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1EAA54E" w14:textId="71D454F5"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9CC40F9" w14:textId="2BE587F8"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F9E0425" w14:textId="0C11CB1F"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1AA2946" w14:textId="17FE2113"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B4783B0" w14:textId="5193A9BD"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8E39758" w14:textId="3E31E316"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AE18DD9" w14:textId="5A0B82EA"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6AA36FC" w14:textId="4B0C0B35"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816C9CC" w14:textId="0D484CE9"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9BB4A28" w14:textId="1118AD43"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7ABB96D0" w14:textId="0995A19A"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4C65441F" w14:textId="63F3356C"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4555A1D" w14:textId="596EB0E6"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6854166" w14:textId="412A915D"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1917762D" w14:textId="341D6A93"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78E5527" w14:textId="5A65AB82"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9717B1D" w14:textId="618CB5B0"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6E231CF1" w14:textId="541A3AFE"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D55FC6A" w14:textId="36C135B1" w:rsidR="006866F0"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2D359035" w14:textId="1CEFF961" w:rsidR="006866F0" w:rsidRPr="001D26F9" w:rsidRDefault="006866F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6866F0">
        <w:rPr>
          <w:rFonts w:ascii="Times New Roman" w:eastAsia="Times New Roman" w:hAnsi="Times New Roman" w:cs="Times New Roman"/>
          <w:i/>
          <w:iCs/>
          <w:noProof/>
          <w:color w:val="050505"/>
          <w:sz w:val="24"/>
          <w:szCs w:val="24"/>
          <w:lang w:eastAsia="es-MX"/>
        </w:rPr>
        <w:drawing>
          <wp:anchor distT="0" distB="0" distL="114300" distR="114300" simplePos="0" relativeHeight="251666432" behindDoc="0" locked="0" layoutInCell="1" allowOverlap="1" wp14:anchorId="3D3ECFB0" wp14:editId="4EE558C0">
            <wp:simplePos x="1085850" y="1066800"/>
            <wp:positionH relativeFrom="margin">
              <wp:align>center</wp:align>
            </wp:positionH>
            <wp:positionV relativeFrom="margin">
              <wp:align>top</wp:align>
            </wp:positionV>
            <wp:extent cx="2410198" cy="2410198"/>
            <wp:effectExtent l="0" t="0" r="9525" b="9525"/>
            <wp:wrapTopAndBottom/>
            <wp:docPr id="4104" name="Picture 8" descr="Recuerda autoridad reglas para participación de partidos ...">
              <a:extLst xmlns:a="http://schemas.openxmlformats.org/drawingml/2006/main">
                <a:ext uri="{FF2B5EF4-FFF2-40B4-BE49-F238E27FC236}">
                  <a16:creationId xmlns:a16="http://schemas.microsoft.com/office/drawing/2014/main" id="{A71A1502-538D-4321-8383-990DDC14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Recuerda autoridad reglas para participación de partidos ...">
                      <a:extLst>
                        <a:ext uri="{FF2B5EF4-FFF2-40B4-BE49-F238E27FC236}">
                          <a16:creationId xmlns:a16="http://schemas.microsoft.com/office/drawing/2014/main" id="{A71A1502-538D-4321-8383-990DDC14E004}"/>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00" r="12500"/>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1959CD93" w14:textId="253038AD" w:rsidR="00F40D2F" w:rsidRPr="001D26F9" w:rsidRDefault="00F40D2F" w:rsidP="00FA5A50">
      <w:pPr>
        <w:jc w:val="both"/>
        <w:rPr>
          <w:rFonts w:ascii="Times New Roman" w:hAnsi="Times New Roman" w:cs="Times New Roman"/>
          <w:i/>
          <w:iCs/>
          <w:sz w:val="24"/>
          <w:szCs w:val="24"/>
        </w:rPr>
      </w:pPr>
    </w:p>
    <w:p w14:paraId="7D285EBB" w14:textId="4F8A95DD" w:rsidR="009C7BBF" w:rsidRPr="001D26F9" w:rsidRDefault="009C7BBF" w:rsidP="006866F0">
      <w:pPr>
        <w:pStyle w:val="Ttulo2"/>
        <w:jc w:val="center"/>
        <w:rPr>
          <w:rFonts w:ascii="Times New Roman" w:hAnsi="Times New Roman" w:cs="Times New Roman"/>
          <w:sz w:val="24"/>
          <w:szCs w:val="24"/>
        </w:rPr>
      </w:pPr>
      <w:bookmarkStart w:id="11" w:name="_Toc46286620"/>
      <w:r w:rsidRPr="001D26F9">
        <w:rPr>
          <w:rFonts w:ascii="Times New Roman" w:hAnsi="Times New Roman" w:cs="Times New Roman"/>
          <w:sz w:val="24"/>
          <w:szCs w:val="24"/>
        </w:rPr>
        <w:t>Rodrigo Escobar Garduño</w:t>
      </w:r>
      <w:bookmarkEnd w:id="11"/>
    </w:p>
    <w:p w14:paraId="10C7392D" w14:textId="77777777" w:rsidR="009C7BBF" w:rsidRPr="001D26F9" w:rsidRDefault="009C7BBF"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Trayectoria </w:t>
      </w:r>
    </w:p>
    <w:p w14:paraId="45E935F5" w14:textId="18495318" w:rsidR="009C7BBF" w:rsidRPr="001D26F9" w:rsidRDefault="009C7BBF"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Experiencia de poco más de 18 años en la materia, en el IFE, como en el tribunal electoral de poder judicial de la Federación, propuesto en dos ocasiones por la suprema corte de justicia al senado de la república para integrar una de las salas regionales del mismo tribunal. </w:t>
      </w:r>
    </w:p>
    <w:p w14:paraId="405AC9B3" w14:textId="1DED74C8" w:rsidR="009C7BBF" w:rsidRPr="001D26F9" w:rsidRDefault="009C7BBF"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Visión del INE </w:t>
      </w:r>
    </w:p>
    <w:p w14:paraId="45FB0822" w14:textId="1EC7E434" w:rsidR="00F40D2F" w:rsidRPr="001D26F9" w:rsidRDefault="009C7BBF" w:rsidP="00FA5A50">
      <w:pPr>
        <w:jc w:val="both"/>
        <w:rPr>
          <w:rFonts w:ascii="Times New Roman" w:hAnsi="Times New Roman" w:cs="Times New Roman"/>
          <w:sz w:val="24"/>
          <w:szCs w:val="24"/>
        </w:rPr>
      </w:pPr>
      <w:r w:rsidRPr="001D26F9">
        <w:rPr>
          <w:rFonts w:ascii="Times New Roman" w:hAnsi="Times New Roman" w:cs="Times New Roman"/>
          <w:sz w:val="24"/>
          <w:szCs w:val="24"/>
        </w:rPr>
        <w:t>El sistema democrático de nuestro país enfrenta una situación compleja porque han transcurrido más de 50 años desde la primera gran reforma de 1977, que a partir de ellos sea desarrollado  un sólido sistema democrático, sin embargo aún existe una importante disociación entre la población y las autoridades electorales; en el informe de 2018 de la organización latinobarometro se prestó una drástica caída en la confianza en las instituciones electorales. La tutela de los derechos humanos sólo es posible en un sistema democrático, en donde la participación del pueblo pueda incidir en la implementación de políticas públicas, enfatiza en la importancia de la educación cívica sobre todo en las etapas iniciales de la formación de niños y jóvenes. Sin duda hay muy fuerte desencanto de distintos actores políticos y amplios sectores de la sociedad que cuestiona la legitimidad del órgano electoral y de lo más grave los resultados electorales. Para corregir este fenómeno propone la consolidación de la legitimidad y credibilidad de los procesos electorales, cómo es su consistencia de las decisiones y congruencia de Los criterios de las autoridades electorales; el sistema electoral es perfectamente perfectible</w:t>
      </w:r>
    </w:p>
    <w:p w14:paraId="285C1547" w14:textId="77777777"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5064A2A" w14:textId="77777777"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C009B3C" w14:textId="6FA917E3"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2E93F252" w14:textId="11755A64" w:rsidR="00F40D2F" w:rsidRPr="001D26F9" w:rsidRDefault="00DF3ECD"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Cuestionan las creencias del aspirante con respecto a las autoridades electorales como el INE, OPLs y los tribunales en que  deben de atender los casos de violencia política contra las </w:t>
      </w:r>
      <w:r w:rsidRPr="001D26F9">
        <w:rPr>
          <w:rFonts w:ascii="Times New Roman" w:hAnsi="Times New Roman" w:cs="Times New Roman"/>
          <w:sz w:val="24"/>
          <w:szCs w:val="24"/>
        </w:rPr>
        <w:lastRenderedPageBreak/>
        <w:t>mujeres en razón de género aún así cuando no sean mujeres que desempeñan un cargo de elección sino en  cualquier cargo público.</w:t>
      </w:r>
    </w:p>
    <w:p w14:paraId="204FAB06" w14:textId="66AD7E14"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B6434" w:rsidRPr="001D26F9">
        <w:rPr>
          <w:rFonts w:ascii="Times New Roman" w:eastAsia="Times New Roman" w:hAnsi="Times New Roman" w:cs="Times New Roman"/>
          <w:i/>
          <w:iCs/>
          <w:color w:val="050505"/>
          <w:sz w:val="24"/>
          <w:szCs w:val="24"/>
          <w:lang w:eastAsia="es-MX"/>
        </w:rPr>
        <w:t>Entiendo lo que representa este grave problema, tenemos experiencia muy negativas y terribles de candidatas electorales asesinadas, sin embargo las autoridades electorales  están circunscritas, no creo que las autoridades electorales puedan extender su competencia mas allá de este tema, es un sistema en general del control en torno a la violencia política,  hay instancias y hay  reformas que establecen  otros mecanismos de  contención de esto, entonces cree que las autoridades electorales quedan circunscritas al Impacto qué este  tipo de violencia  puede tener.</w:t>
      </w:r>
    </w:p>
    <w:p w14:paraId="3D785E93" w14:textId="77777777"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647094F" w14:textId="55E00CD3" w:rsidR="00DF3ECD"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692C0EE1" w14:textId="413A4F3F" w:rsidR="00DF3ECD" w:rsidRPr="001D26F9" w:rsidRDefault="00DF3EC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El INE extendió el plazo para la realización de las asambleas a nuevos partidos políticos en </w:t>
      </w:r>
      <w:r w:rsidR="00F54249" w:rsidRPr="001D26F9">
        <w:rPr>
          <w:rFonts w:ascii="Times New Roman" w:eastAsia="Times New Roman" w:hAnsi="Times New Roman" w:cs="Times New Roman"/>
          <w:color w:val="050505"/>
          <w:sz w:val="24"/>
          <w:szCs w:val="24"/>
          <w:lang w:eastAsia="es-MX"/>
        </w:rPr>
        <w:t>contravención</w:t>
      </w:r>
      <w:r w:rsidRPr="001D26F9">
        <w:rPr>
          <w:rFonts w:ascii="Times New Roman" w:eastAsia="Times New Roman" w:hAnsi="Times New Roman" w:cs="Times New Roman"/>
          <w:color w:val="050505"/>
          <w:sz w:val="24"/>
          <w:szCs w:val="24"/>
          <w:lang w:eastAsia="es-MX"/>
        </w:rPr>
        <w:t xml:space="preserve"> a lo que establece la ley, gracias a eso  6 partidos políticos lograron cumplir con sus asambleas evidentemente en contra de lo que establece la Norma, pide la opinión del aspirante en relación a este tema como una sugerencia en la conducción del INE en estos casos, pensando que a lo mejor el INE pueda ir más allá de la ley.</w:t>
      </w:r>
    </w:p>
    <w:p w14:paraId="3E3CD984" w14:textId="2F61099E" w:rsidR="00DF3ECD"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324C1A" w:rsidRPr="001D26F9">
        <w:rPr>
          <w:rFonts w:ascii="Times New Roman" w:eastAsia="Times New Roman" w:hAnsi="Times New Roman" w:cs="Times New Roman"/>
          <w:i/>
          <w:iCs/>
          <w:color w:val="050505"/>
          <w:sz w:val="24"/>
          <w:szCs w:val="24"/>
          <w:lang w:eastAsia="es-MX"/>
        </w:rPr>
        <w:t xml:space="preserve"> </w:t>
      </w:r>
      <w:r w:rsidR="00400BCB" w:rsidRPr="001D26F9">
        <w:rPr>
          <w:rFonts w:ascii="Times New Roman" w:eastAsia="Times New Roman" w:hAnsi="Times New Roman" w:cs="Times New Roman"/>
          <w:i/>
          <w:iCs/>
          <w:color w:val="050505"/>
          <w:sz w:val="24"/>
          <w:szCs w:val="24"/>
          <w:lang w:eastAsia="es-MX"/>
        </w:rPr>
        <w:t>con la extensión del plazo de las asambleas a los partidos en formación entiende y da consideraciones a lo que refleja el diputado marco Gómez, pero desafortunadamente  la pandemia nos ha  tomado por sorpresa, llevando las autoridades electorales a regular más allá del marco normativo. hay que tener en cuenta  que la ley prevé casos generales, y no en situaciones excepcionales, y para privilegiar  el derecho de asociación a los ciudadanos cree que fue correcto dar oportunidad a que se continuara  con las asambleas en algunos partidos en formación. Pero de ninguna forma el INE puede ir más allá de la norma siempre hay que estar en el principio de legalidad.</w:t>
      </w:r>
    </w:p>
    <w:p w14:paraId="68F5DF49" w14:textId="3B83D8E6" w:rsidR="00F54249" w:rsidRPr="001D26F9" w:rsidRDefault="00F54249" w:rsidP="00FA5A50">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Fernando Manzanilla Prieto PES </w:t>
      </w:r>
    </w:p>
    <w:p w14:paraId="4C24C02D" w14:textId="11513CBE" w:rsidR="00F54249" w:rsidRPr="001D26F9" w:rsidRDefault="00F54249" w:rsidP="00FA5A50">
      <w:pPr>
        <w:shd w:val="clear" w:color="auto" w:fill="FFFFFF"/>
        <w:tabs>
          <w:tab w:val="left" w:pos="5367"/>
        </w:tabs>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Hace una retrospectiva de casos de desconfianza ciudadana como de los OPLs, y cuestionan la aspirante  sobre que se puede hacer para garantizar un funcionamiento adecuado e independiente de los organismos estatales. Además pregunta si estaría de acuerdo de que el INE llevara todas las elecciones estatales como posible solución, o que se lució en propone para la eliminación de esta falta de credibilidad de estos institutos a nivel local.</w:t>
      </w:r>
    </w:p>
    <w:p w14:paraId="7E0F851D" w14:textId="42236FC9" w:rsidR="00DF3ECD"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A01CA" w:rsidRPr="001D26F9">
        <w:rPr>
          <w:rFonts w:ascii="Times New Roman" w:eastAsia="Times New Roman" w:hAnsi="Times New Roman" w:cs="Times New Roman"/>
          <w:i/>
          <w:iCs/>
          <w:color w:val="050505"/>
          <w:sz w:val="24"/>
          <w:szCs w:val="24"/>
          <w:lang w:eastAsia="es-MX"/>
        </w:rPr>
        <w:t>En relación a los OPLs controlados por grupos políticos locales, fue una la razón es de la Reforma de 2014, qué llevó a la designación de las autoridades electorales, tanto tribunales cómo OPLs, al senado  e INE, en lo particular él no cree que el INE debe de asumir la totalidad del ejercicio de la organización de los procesos electorales porque se tiene que atender al sistema Federal que se tiene; y hay que tener mucha precaución de invadir en exceso la Esfera de atribuciones y competencias de los estados de la república.</w:t>
      </w:r>
    </w:p>
    <w:p w14:paraId="456034E0" w14:textId="77777777" w:rsidR="005B23CC" w:rsidRPr="001D26F9" w:rsidRDefault="005B23C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Federal Mariana Gómez Maldonado  Movimiento Ciudadano </w:t>
      </w:r>
    </w:p>
    <w:p w14:paraId="67ECED17" w14:textId="3737C7EF" w:rsidR="005B23CC" w:rsidRPr="001D26F9" w:rsidRDefault="005B23C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La diputada cuestiona sobre el equilibrio deseable en lo que es el federalismo y centralismo en el INE; como su opinión entre la controversia interpuesta entre las remuneraciones; y pide su opinión para aumentar y acrecentar la autonomía en el INE.</w:t>
      </w:r>
    </w:p>
    <w:p w14:paraId="46DA23E8" w14:textId="003B1F14" w:rsidR="005A01CA"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A01CA" w:rsidRPr="001D26F9">
        <w:rPr>
          <w:rFonts w:ascii="Times New Roman" w:eastAsia="Times New Roman" w:hAnsi="Times New Roman" w:cs="Times New Roman"/>
          <w:i/>
          <w:iCs/>
          <w:color w:val="050505"/>
          <w:sz w:val="24"/>
          <w:szCs w:val="24"/>
          <w:lang w:eastAsia="es-MX"/>
        </w:rPr>
        <w:t xml:space="preserve">Con relación al federalismo y centralismo creo que se relaciona con la pregunta anterior, pero en lo  particular el aspirante se iría más por atender al </w:t>
      </w:r>
      <w:r w:rsidR="00985AB1" w:rsidRPr="001D26F9">
        <w:rPr>
          <w:rFonts w:ascii="Times New Roman" w:eastAsia="Times New Roman" w:hAnsi="Times New Roman" w:cs="Times New Roman"/>
          <w:i/>
          <w:iCs/>
          <w:color w:val="050505"/>
          <w:sz w:val="24"/>
          <w:szCs w:val="24"/>
          <w:lang w:eastAsia="es-MX"/>
        </w:rPr>
        <w:t>federalismo,</w:t>
      </w:r>
      <w:r w:rsidR="005A01CA" w:rsidRPr="001D26F9">
        <w:rPr>
          <w:rFonts w:ascii="Times New Roman" w:eastAsia="Times New Roman" w:hAnsi="Times New Roman" w:cs="Times New Roman"/>
          <w:i/>
          <w:iCs/>
          <w:color w:val="050505"/>
          <w:sz w:val="24"/>
          <w:szCs w:val="24"/>
          <w:lang w:eastAsia="es-MX"/>
        </w:rPr>
        <w:t xml:space="preserve"> pero respet</w:t>
      </w:r>
      <w:r w:rsidR="00985AB1" w:rsidRPr="001D26F9">
        <w:rPr>
          <w:rFonts w:ascii="Times New Roman" w:eastAsia="Times New Roman" w:hAnsi="Times New Roman" w:cs="Times New Roman"/>
          <w:i/>
          <w:iCs/>
          <w:color w:val="050505"/>
          <w:sz w:val="24"/>
          <w:szCs w:val="24"/>
          <w:lang w:eastAsia="es-MX"/>
        </w:rPr>
        <w:t xml:space="preserve">ando </w:t>
      </w:r>
      <w:r w:rsidR="005A01CA" w:rsidRPr="001D26F9">
        <w:rPr>
          <w:rFonts w:ascii="Times New Roman" w:eastAsia="Times New Roman" w:hAnsi="Times New Roman" w:cs="Times New Roman"/>
          <w:i/>
          <w:iCs/>
          <w:color w:val="050505"/>
          <w:sz w:val="24"/>
          <w:szCs w:val="24"/>
          <w:lang w:eastAsia="es-MX"/>
        </w:rPr>
        <w:t xml:space="preserve"> las autonomías de las entidades. </w:t>
      </w:r>
    </w:p>
    <w:p w14:paraId="2E28A682" w14:textId="39A06648" w:rsidR="00DF3ECD" w:rsidRPr="001D26F9" w:rsidRDefault="005A01CA"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En materia con las remuneraciones tienen compromiso social con la austeridad, con que los funcionarios tengan un sueldo decoroso que les permita vivir adecuadamente sin exageraciones.</w:t>
      </w:r>
    </w:p>
    <w:p w14:paraId="4BABE428" w14:textId="77777777" w:rsidR="005B23CC"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Diputado Reginaldo Sandoval flores Coordinador Parlamentario  PT</w:t>
      </w:r>
    </w:p>
    <w:p w14:paraId="68889E7E" w14:textId="1C5CAF12" w:rsidR="00DF3ECD" w:rsidRPr="001D26F9" w:rsidRDefault="005B23CC"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5C353CBC" w14:textId="77777777" w:rsidR="00DF3ECD" w:rsidRPr="001D26F9" w:rsidRDefault="00DF3EC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0167E6E5" w14:textId="57625C19" w:rsidR="00DF3ECD"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4D331315" w14:textId="6EF4A82D" w:rsidR="00AE2355" w:rsidRPr="001D26F9" w:rsidRDefault="00AE235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El 7 de mayo del presente año el Instituto Nacional electoral, presentó una controversia con respecto a los tiempos de reducción en la televisión y radio, de los concesionarios privados, cuestiona al aspirante sobre su posición en relación a la controversia y si vulneró la equidad en el modelo de comunicación política de nuestro país.</w:t>
      </w:r>
    </w:p>
    <w:p w14:paraId="0A119691" w14:textId="1F9C2516" w:rsidR="00DF3ECD"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i/>
          <w:iCs/>
          <w:color w:val="050505"/>
          <w:sz w:val="24"/>
          <w:szCs w:val="24"/>
          <w:lang w:eastAsia="es-MX"/>
        </w:rPr>
        <w:t xml:space="preserve"> </w:t>
      </w:r>
      <w:r w:rsidR="00985AB1" w:rsidRPr="001D26F9">
        <w:rPr>
          <w:rFonts w:ascii="Times New Roman" w:eastAsia="Times New Roman" w:hAnsi="Times New Roman" w:cs="Times New Roman"/>
          <w:i/>
          <w:iCs/>
          <w:color w:val="050505"/>
          <w:sz w:val="24"/>
          <w:szCs w:val="24"/>
          <w:lang w:eastAsia="es-MX"/>
        </w:rPr>
        <w:t>Cree que en principio no se altera la equidad de la contienda, porque conforme el 41 constitucional queda garantizado el esquema de acceso a los tiempos del estado, como en procesos federales como locales, sin embargo donde si podemos tener una reducción sería fuera de los procesos electorales, donde si se vería reducido el tiempo en el que se dispone. Sin embargo esta reducción se realizará de manera uniforme porque se mantiene el mismo esquema de redistribución, entonces el impacto de cada partido sería el mismo.</w:t>
      </w:r>
    </w:p>
    <w:p w14:paraId="5FC9F511" w14:textId="0194353C" w:rsidR="00DF3ECD" w:rsidRPr="001D26F9"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2DCAE9CF" w14:textId="10BF9798" w:rsidR="00AE2355" w:rsidRPr="001D26F9" w:rsidRDefault="00AE235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el año 2018 el consejo general del INE emitió lineamientos a los que se les conocía como cancha pareja, que sin embargo fueron revocadas por el tribunal electoral. Pregunta  la opinión del aspirante sobre estos lineamientos cómo su revocación; mas </w:t>
      </w:r>
      <w:r w:rsidR="00E714EA" w:rsidRPr="001D26F9">
        <w:rPr>
          <w:rFonts w:ascii="Times New Roman" w:eastAsia="Times New Roman" w:hAnsi="Times New Roman" w:cs="Times New Roman"/>
          <w:color w:val="050505"/>
          <w:sz w:val="24"/>
          <w:szCs w:val="24"/>
          <w:lang w:eastAsia="es-MX"/>
        </w:rPr>
        <w:t xml:space="preserve">allá </w:t>
      </w:r>
      <w:r w:rsidRPr="001D26F9">
        <w:rPr>
          <w:rFonts w:ascii="Times New Roman" w:eastAsia="Times New Roman" w:hAnsi="Times New Roman" w:cs="Times New Roman"/>
          <w:color w:val="050505"/>
          <w:sz w:val="24"/>
          <w:szCs w:val="24"/>
          <w:lang w:eastAsia="es-MX"/>
        </w:rPr>
        <w:t xml:space="preserve"> de la independencia de la asignación de los consejeros locales electorales como la de los ciudadanos en los distritos, cuestiona</w:t>
      </w:r>
      <w:r w:rsidR="00E714EA" w:rsidRPr="001D26F9">
        <w:rPr>
          <w:rFonts w:ascii="Times New Roman" w:eastAsia="Times New Roman" w:hAnsi="Times New Roman" w:cs="Times New Roman"/>
          <w:color w:val="050505"/>
          <w:sz w:val="24"/>
          <w:szCs w:val="24"/>
          <w:lang w:eastAsia="es-MX"/>
        </w:rPr>
        <w:t xml:space="preserve"> c</w:t>
      </w:r>
      <w:r w:rsidRPr="001D26F9">
        <w:rPr>
          <w:rFonts w:ascii="Times New Roman" w:eastAsia="Times New Roman" w:hAnsi="Times New Roman" w:cs="Times New Roman"/>
          <w:color w:val="050505"/>
          <w:sz w:val="24"/>
          <w:szCs w:val="24"/>
          <w:lang w:eastAsia="es-MX"/>
        </w:rPr>
        <w:t>uál será la aprobación más importante que tendrá el INE durante el proceso electoral. También pide hacer conocer su opinión en torno a los consensos y disensos, y si pudiera anticipar posibles ejemplos.</w:t>
      </w:r>
    </w:p>
    <w:p w14:paraId="73CFA519" w14:textId="77777777" w:rsidR="00C56D1B"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C56D1B" w:rsidRPr="001D26F9">
        <w:rPr>
          <w:rFonts w:ascii="Times New Roman" w:eastAsia="Times New Roman" w:hAnsi="Times New Roman" w:cs="Times New Roman"/>
          <w:i/>
          <w:iCs/>
          <w:color w:val="050505"/>
          <w:sz w:val="24"/>
          <w:szCs w:val="24"/>
          <w:lang w:eastAsia="es-MX"/>
        </w:rPr>
        <w:t xml:space="preserve">En su momento no compartió la resolución de la sala superior del tribunal electoral, pero cree que hay que sopesar todas las decisiones que abonen al principio de equidad y que es un valor fundamental que todos deben tener muy presente, y que lo más importante que todos los partidos políticos y los candidatos jueguen bajo las mismas condiciones. </w:t>
      </w:r>
    </w:p>
    <w:p w14:paraId="61CB81F3" w14:textId="6FCFB764" w:rsidR="00DF3ECD" w:rsidRPr="001D26F9" w:rsidRDefault="00C56D1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Con respecto a los contenidos y disensos que se pudieran presentar cree que Podrían haber diferencias en materia de quejas con respecto a los medios de Comunicaciones, otro podría ser los concursos para el ingreso de los organismos locales </w:t>
      </w:r>
      <w:r w:rsidR="00D767A4" w:rsidRPr="001D26F9">
        <w:rPr>
          <w:rFonts w:ascii="Times New Roman" w:eastAsia="Times New Roman" w:hAnsi="Times New Roman" w:cs="Times New Roman"/>
          <w:i/>
          <w:iCs/>
          <w:color w:val="050505"/>
          <w:sz w:val="24"/>
          <w:szCs w:val="24"/>
          <w:lang w:eastAsia="es-MX"/>
        </w:rPr>
        <w:t xml:space="preserve">y </w:t>
      </w:r>
      <w:r w:rsidRPr="001D26F9">
        <w:rPr>
          <w:rFonts w:ascii="Times New Roman" w:eastAsia="Times New Roman" w:hAnsi="Times New Roman" w:cs="Times New Roman"/>
          <w:i/>
          <w:iCs/>
          <w:color w:val="050505"/>
          <w:sz w:val="24"/>
          <w:szCs w:val="24"/>
          <w:lang w:eastAsia="es-MX"/>
        </w:rPr>
        <w:t>servicio</w:t>
      </w:r>
      <w:r w:rsidR="00D767A4" w:rsidRPr="001D26F9">
        <w:rPr>
          <w:rFonts w:ascii="Times New Roman" w:eastAsia="Times New Roman" w:hAnsi="Times New Roman" w:cs="Times New Roman"/>
          <w:i/>
          <w:iCs/>
          <w:color w:val="050505"/>
          <w:sz w:val="24"/>
          <w:szCs w:val="24"/>
          <w:lang w:eastAsia="es-MX"/>
        </w:rPr>
        <w:t>s</w:t>
      </w:r>
      <w:r w:rsidRPr="001D26F9">
        <w:rPr>
          <w:rFonts w:ascii="Times New Roman" w:eastAsia="Times New Roman" w:hAnsi="Times New Roman" w:cs="Times New Roman"/>
          <w:i/>
          <w:iCs/>
          <w:color w:val="050505"/>
          <w:sz w:val="24"/>
          <w:szCs w:val="24"/>
          <w:lang w:eastAsia="es-MX"/>
        </w:rPr>
        <w:t xml:space="preserve"> profesional</w:t>
      </w:r>
      <w:r w:rsidR="00D767A4" w:rsidRPr="001D26F9">
        <w:rPr>
          <w:rFonts w:ascii="Times New Roman" w:eastAsia="Times New Roman" w:hAnsi="Times New Roman" w:cs="Times New Roman"/>
          <w:i/>
          <w:iCs/>
          <w:color w:val="050505"/>
          <w:sz w:val="24"/>
          <w:szCs w:val="24"/>
          <w:lang w:eastAsia="es-MX"/>
        </w:rPr>
        <w:t>es</w:t>
      </w:r>
      <w:r w:rsidRPr="001D26F9">
        <w:rPr>
          <w:rFonts w:ascii="Times New Roman" w:eastAsia="Times New Roman" w:hAnsi="Times New Roman" w:cs="Times New Roman"/>
          <w:i/>
          <w:iCs/>
          <w:color w:val="050505"/>
          <w:sz w:val="24"/>
          <w:szCs w:val="24"/>
          <w:lang w:eastAsia="es-MX"/>
        </w:rPr>
        <w:t xml:space="preserve"> enfatizando en qué se debe de hacer más exhaustivo las revisión de los perfiles de los aspirantes.</w:t>
      </w:r>
    </w:p>
    <w:p w14:paraId="574537AB" w14:textId="212766C8" w:rsidR="00DF3ECD" w:rsidRPr="001D26F9" w:rsidRDefault="00DF3EC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Mario Delgado Carrillo  coordinador parlamentario MORENA</w:t>
      </w:r>
      <w:r w:rsidRPr="001D26F9">
        <w:rPr>
          <w:rFonts w:ascii="Times New Roman" w:eastAsia="Times New Roman" w:hAnsi="Times New Roman" w:cs="Times New Roman"/>
          <w:color w:val="050505"/>
          <w:sz w:val="24"/>
          <w:szCs w:val="24"/>
          <w:lang w:eastAsia="es-MX"/>
        </w:rPr>
        <w:t xml:space="preserve"> </w:t>
      </w:r>
    </w:p>
    <w:p w14:paraId="406834CA" w14:textId="77777777" w:rsidR="00324C1A" w:rsidRPr="001D26F9" w:rsidRDefault="00E714E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su opinión sobre</w:t>
      </w:r>
      <w:r w:rsidR="00324C1A"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color w:val="050505"/>
          <w:sz w:val="24"/>
          <w:szCs w:val="24"/>
          <w:lang w:eastAsia="es-MX"/>
        </w:rPr>
        <w:t xml:space="preserve"> las elecciones</w:t>
      </w:r>
      <w:r w:rsidR="00324C1A" w:rsidRPr="001D26F9">
        <w:rPr>
          <w:rFonts w:ascii="Times New Roman" w:eastAsia="Times New Roman" w:hAnsi="Times New Roman" w:cs="Times New Roman"/>
          <w:color w:val="050505"/>
          <w:sz w:val="24"/>
          <w:szCs w:val="24"/>
          <w:lang w:eastAsia="es-MX"/>
        </w:rPr>
        <w:t xml:space="preserve"> de</w:t>
      </w:r>
      <w:r w:rsidRPr="001D26F9">
        <w:rPr>
          <w:rFonts w:ascii="Times New Roman" w:eastAsia="Times New Roman" w:hAnsi="Times New Roman" w:cs="Times New Roman"/>
          <w:color w:val="050505"/>
          <w:sz w:val="24"/>
          <w:szCs w:val="24"/>
          <w:lang w:eastAsia="es-MX"/>
        </w:rPr>
        <w:t xml:space="preserve"> 2006 en las que la aspirante asegura que no hubo fraude</w:t>
      </w:r>
      <w:r w:rsidR="00324C1A" w:rsidRPr="001D26F9">
        <w:rPr>
          <w:rFonts w:ascii="Times New Roman" w:eastAsia="Times New Roman" w:hAnsi="Times New Roman" w:cs="Times New Roman"/>
          <w:color w:val="050505"/>
          <w:sz w:val="24"/>
          <w:szCs w:val="24"/>
          <w:lang w:eastAsia="es-MX"/>
        </w:rPr>
        <w:t xml:space="preserve"> cuando se tiene la interrogante de que si fue,</w:t>
      </w:r>
    </w:p>
    <w:p w14:paraId="7F9EC1D9" w14:textId="784AACC1" w:rsidR="00E714EA" w:rsidRPr="001D26F9" w:rsidRDefault="00E714E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 y también que aclare el caso de monex </w:t>
      </w:r>
      <w:r w:rsidR="00324C1A" w:rsidRPr="001D26F9">
        <w:rPr>
          <w:rFonts w:ascii="Times New Roman" w:eastAsia="Times New Roman" w:hAnsi="Times New Roman" w:cs="Times New Roman"/>
          <w:color w:val="050505"/>
          <w:sz w:val="24"/>
          <w:szCs w:val="24"/>
          <w:lang w:eastAsia="es-MX"/>
        </w:rPr>
        <w:t xml:space="preserve">( que no fue sancionado) </w:t>
      </w:r>
      <w:r w:rsidRPr="001D26F9">
        <w:rPr>
          <w:rFonts w:ascii="Times New Roman" w:eastAsia="Times New Roman" w:hAnsi="Times New Roman" w:cs="Times New Roman"/>
          <w:color w:val="050505"/>
          <w:sz w:val="24"/>
          <w:szCs w:val="24"/>
          <w:lang w:eastAsia="es-MX"/>
        </w:rPr>
        <w:t>cuándo fue funcionario en el tribunal electoral en el 2012.</w:t>
      </w:r>
    </w:p>
    <w:p w14:paraId="01CAA6E6" w14:textId="2D1FAA73" w:rsidR="00D767A4" w:rsidRPr="001D26F9" w:rsidRDefault="00DF3ECD"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D767A4" w:rsidRPr="001D26F9">
        <w:rPr>
          <w:rFonts w:ascii="Times New Roman" w:hAnsi="Times New Roman" w:cs="Times New Roman"/>
          <w:sz w:val="24"/>
          <w:szCs w:val="24"/>
        </w:rPr>
        <w:t xml:space="preserve"> </w:t>
      </w:r>
      <w:r w:rsidR="00D767A4" w:rsidRPr="001D26F9">
        <w:rPr>
          <w:rFonts w:ascii="Times New Roman" w:eastAsia="Times New Roman" w:hAnsi="Times New Roman" w:cs="Times New Roman"/>
          <w:i/>
          <w:iCs/>
          <w:color w:val="050505"/>
          <w:sz w:val="24"/>
          <w:szCs w:val="24"/>
          <w:lang w:eastAsia="es-MX"/>
        </w:rPr>
        <w:t>entiende  muy seriamente la alta conflictividad que provocó ese proceso de elección y reconoce, que en el consciente colectivo de muchas personas quedó la idea de que hubo irregularidades, sin embargo el análisis que realizó no cre</w:t>
      </w:r>
      <w:r w:rsidR="00A13FB8" w:rsidRPr="001D26F9">
        <w:rPr>
          <w:rFonts w:ascii="Times New Roman" w:eastAsia="Times New Roman" w:hAnsi="Times New Roman" w:cs="Times New Roman"/>
          <w:i/>
          <w:iCs/>
          <w:color w:val="050505"/>
          <w:sz w:val="24"/>
          <w:szCs w:val="24"/>
          <w:lang w:eastAsia="es-MX"/>
        </w:rPr>
        <w:t>e</w:t>
      </w:r>
      <w:r w:rsidR="00D767A4" w:rsidRPr="001D26F9">
        <w:rPr>
          <w:rFonts w:ascii="Times New Roman" w:eastAsia="Times New Roman" w:hAnsi="Times New Roman" w:cs="Times New Roman"/>
          <w:i/>
          <w:iCs/>
          <w:color w:val="050505"/>
          <w:sz w:val="24"/>
          <w:szCs w:val="24"/>
          <w:lang w:eastAsia="es-MX"/>
        </w:rPr>
        <w:t xml:space="preserve"> que haya habido elementos suficientes para considerar la existencia de un fraude enfatiza de que si hubo irregularidades pero a todos los procesos electorales las hay. </w:t>
      </w:r>
    </w:p>
    <w:p w14:paraId="157586A5" w14:textId="56716E3D" w:rsidR="00DF3ECD" w:rsidRPr="001D26F9" w:rsidRDefault="00D767A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Con el caso del monex efectivamente Él trabajaba en la sala Superior pero no estuvo relacionado con ese asunto porque trabajaba en área jurisdiccional, porque estuvo de asesor de la coordinación de jurisprudencia o quizá secretario regional, pero comenta que fue un caso que evidencia las carencias en materia de fiscalización de los partidos políticos, y hay que evitar qué se generan modelos de financiamiento paralelo.</w:t>
      </w:r>
    </w:p>
    <w:p w14:paraId="58BB3484" w14:textId="16D95B21" w:rsidR="00DF3ECD" w:rsidRPr="001D26F9" w:rsidRDefault="00DF3ECD" w:rsidP="00FA5A50">
      <w:pPr>
        <w:ind w:left="708" w:hanging="708"/>
        <w:jc w:val="both"/>
        <w:rPr>
          <w:rFonts w:ascii="Times New Roman" w:hAnsi="Times New Roman" w:cs="Times New Roman"/>
          <w:i/>
          <w:iCs/>
          <w:sz w:val="24"/>
          <w:szCs w:val="24"/>
        </w:rPr>
      </w:pPr>
    </w:p>
    <w:p w14:paraId="2B89CE17" w14:textId="60B41EAC" w:rsidR="005B23CC" w:rsidRPr="001D26F9" w:rsidRDefault="005B23CC" w:rsidP="00FA5A50">
      <w:pPr>
        <w:jc w:val="both"/>
        <w:rPr>
          <w:rFonts w:ascii="Times New Roman" w:hAnsi="Times New Roman" w:cs="Times New Roman"/>
          <w:sz w:val="24"/>
          <w:szCs w:val="24"/>
        </w:rPr>
      </w:pPr>
    </w:p>
    <w:p w14:paraId="5E196972" w14:textId="77777777" w:rsidR="00DF3ECD" w:rsidRPr="001D26F9" w:rsidRDefault="00DF3ECD" w:rsidP="00FA5A50">
      <w:pPr>
        <w:jc w:val="both"/>
        <w:rPr>
          <w:rFonts w:ascii="Times New Roman" w:hAnsi="Times New Roman" w:cs="Times New Roman"/>
          <w:sz w:val="24"/>
          <w:szCs w:val="24"/>
        </w:rPr>
      </w:pPr>
    </w:p>
    <w:p w14:paraId="2720B2B3" w14:textId="528E6EF2" w:rsidR="00E65B58" w:rsidRPr="001D26F9" w:rsidRDefault="00DB2CAF" w:rsidP="00FA5A50">
      <w:pPr>
        <w:pStyle w:val="Ttulo2"/>
        <w:jc w:val="both"/>
        <w:rPr>
          <w:rFonts w:ascii="Times New Roman" w:eastAsia="Times New Roman" w:hAnsi="Times New Roman" w:cs="Times New Roman"/>
          <w:sz w:val="24"/>
          <w:szCs w:val="24"/>
          <w:lang w:eastAsia="es-MX"/>
        </w:rPr>
      </w:pPr>
      <w:bookmarkStart w:id="12" w:name="_Toc46286621"/>
      <w:r w:rsidRPr="00DB2CAF">
        <w:rPr>
          <w:rFonts w:ascii="Times New Roman" w:eastAsia="Times New Roman" w:hAnsi="Times New Roman" w:cs="Times New Roman"/>
          <w:noProof/>
          <w:sz w:val="24"/>
          <w:szCs w:val="24"/>
          <w:lang w:eastAsia="es-MX"/>
        </w:rPr>
        <w:drawing>
          <wp:anchor distT="0" distB="0" distL="114300" distR="114300" simplePos="0" relativeHeight="251667456" behindDoc="0" locked="0" layoutInCell="1" allowOverlap="1" wp14:anchorId="3D432D9B" wp14:editId="6A6251B0">
            <wp:simplePos x="1085850" y="1771650"/>
            <wp:positionH relativeFrom="margin">
              <wp:align>center</wp:align>
            </wp:positionH>
            <wp:positionV relativeFrom="margin">
              <wp:align>top</wp:align>
            </wp:positionV>
            <wp:extent cx="2410198" cy="2410198"/>
            <wp:effectExtent l="0" t="0" r="9525" b="9525"/>
            <wp:wrapTopAndBottom/>
            <wp:docPr id="7" name="Imagen 1" descr="Imagen que contiene persona, interior, mujer, niña&#10;&#10;Descripción generada automáticamente">
              <a:extLst xmlns:a="http://schemas.openxmlformats.org/drawingml/2006/main">
                <a:ext uri="{FF2B5EF4-FFF2-40B4-BE49-F238E27FC236}">
                  <a16:creationId xmlns:a16="http://schemas.microsoft.com/office/drawing/2014/main" id="{776363B8-8CDB-4B78-AB1E-3B010377B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que contiene persona, interior, mujer, niña&#10;&#10;Descripción generada automáticamente">
                      <a:extLst>
                        <a:ext uri="{FF2B5EF4-FFF2-40B4-BE49-F238E27FC236}">
                          <a16:creationId xmlns:a16="http://schemas.microsoft.com/office/drawing/2014/main" id="{776363B8-8CDB-4B78-AB1E-3B010377BF1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28124" r="9377" b="2"/>
                    <a:stretch/>
                  </pic:blipFill>
                  <pic:spPr>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pic:spPr>
                </pic:pic>
              </a:graphicData>
            </a:graphic>
          </wp:anchor>
        </w:drawing>
      </w:r>
      <w:bookmarkEnd w:id="12"/>
    </w:p>
    <w:p w14:paraId="619C5C44" w14:textId="58E4C2F3" w:rsidR="00E65B58" w:rsidRPr="001D26F9" w:rsidRDefault="00E65B58" w:rsidP="00DB2CAF">
      <w:pPr>
        <w:pStyle w:val="Ttulo2"/>
        <w:jc w:val="center"/>
        <w:rPr>
          <w:rFonts w:ascii="Times New Roman" w:eastAsia="Times New Roman" w:hAnsi="Times New Roman" w:cs="Times New Roman"/>
          <w:sz w:val="24"/>
          <w:szCs w:val="24"/>
          <w:lang w:eastAsia="es-MX"/>
        </w:rPr>
      </w:pPr>
      <w:bookmarkStart w:id="13" w:name="_Toc46286622"/>
      <w:r w:rsidRPr="001D26F9">
        <w:rPr>
          <w:rFonts w:ascii="Times New Roman" w:eastAsia="Times New Roman" w:hAnsi="Times New Roman" w:cs="Times New Roman"/>
          <w:sz w:val="24"/>
          <w:szCs w:val="24"/>
          <w:lang w:eastAsia="es-MX"/>
        </w:rPr>
        <w:t>Olga González Martínez</w:t>
      </w:r>
      <w:bookmarkEnd w:id="13"/>
    </w:p>
    <w:p w14:paraId="468C8873" w14:textId="77777777" w:rsidR="00E65B58" w:rsidRPr="001D26F9" w:rsidRDefault="00E65B58"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Trayectoria </w:t>
      </w:r>
    </w:p>
    <w:p w14:paraId="185B8543" w14:textId="33D8F9F0" w:rsidR="00E65B58" w:rsidRPr="001D26F9" w:rsidRDefault="00E65B58"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20 años en instituciones electorales, ingeniera industrial y especialista en planeación estratégica, sugiere como aportación enfocar una transición de una planeación por funciones a un modelo de gestión por procesos, haciendo una reingeniería de procesos que mejoran eficiencia y eficacia de manera exponencial. Menciona que es Imparcial en la toma de decisiones durante toda su carrera profesional y hace mención de su conocimiento en la normatividad operativa, del funcionamiento del INE, de los OPLs desde sus mecanismos más elementales. Fue consejero electoral del Distrito Federal, con las el que desarrolló habilidades de negociación política.</w:t>
      </w:r>
    </w:p>
    <w:p w14:paraId="0A141AE2" w14:textId="77777777" w:rsidR="00E65B58" w:rsidRPr="001D26F9" w:rsidRDefault="00E65B58"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00F9D097" w14:textId="67EEE17B" w:rsidR="00E65B58" w:rsidRPr="001D26F9" w:rsidRDefault="00E65B58"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como propuesta un presupuesto base cero que permite definir el recurso indispensable para conducir con integridad los procesos electorales. Menciona que existe una brecha entre los partidos políticos, instituciones electorales y la ciudadanía. Por lo que propone volver, ofrendando en las instituciones electorales, se crearon con el objetivo de vigilar la transición al poder de manera democrática y fomentar una cultura democrática y de participación que está muy disminuida actualmente.</w:t>
      </w:r>
    </w:p>
    <w:p w14:paraId="18605F73" w14:textId="77777777" w:rsidR="00E65B58" w:rsidRPr="001D26F9" w:rsidRDefault="00E65B58" w:rsidP="00FA5A50">
      <w:pPr>
        <w:jc w:val="both"/>
        <w:rPr>
          <w:rFonts w:ascii="Times New Roman" w:eastAsia="Times New Roman" w:hAnsi="Times New Roman" w:cs="Times New Roman"/>
          <w:color w:val="2F5496" w:themeColor="accent1" w:themeShade="BF"/>
          <w:sz w:val="24"/>
          <w:szCs w:val="24"/>
          <w:lang w:eastAsia="es-MX"/>
        </w:rPr>
      </w:pPr>
    </w:p>
    <w:p w14:paraId="287C88AF" w14:textId="47739B91"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3923D953" w14:textId="69C04B00" w:rsidR="00886D77" w:rsidRPr="001D26F9" w:rsidRDefault="00886D7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Cuestiona la perspectiva la trascendencia de la Reforma constitucional en materia de paridad y cómo impacta en la conformación del Consejo general y cómo impactará en el servicio profesional de carrera.</w:t>
      </w:r>
    </w:p>
    <w:p w14:paraId="4C946575" w14:textId="1D072610" w:rsidR="00E65B58" w:rsidRPr="001D26F9" w:rsidRDefault="00E65B58"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Respuesta: </w:t>
      </w:r>
      <w:r w:rsidR="009E7E2F" w:rsidRPr="001D26F9">
        <w:rPr>
          <w:rFonts w:ascii="Times New Roman" w:eastAsia="Times New Roman" w:hAnsi="Times New Roman" w:cs="Times New Roman"/>
          <w:i/>
          <w:iCs/>
          <w:color w:val="050505"/>
          <w:sz w:val="24"/>
          <w:szCs w:val="24"/>
          <w:lang w:eastAsia="es-MX"/>
        </w:rPr>
        <w:t>considera la que la reforma en materia de paridad es un parteaguas, para la igual de genero y en contra la violencia política.</w:t>
      </w:r>
      <w:r w:rsidR="000A22CF" w:rsidRPr="001D26F9">
        <w:rPr>
          <w:rFonts w:ascii="Times New Roman" w:eastAsia="Times New Roman" w:hAnsi="Times New Roman" w:cs="Times New Roman"/>
          <w:i/>
          <w:iCs/>
          <w:color w:val="050505"/>
          <w:sz w:val="24"/>
          <w:szCs w:val="24"/>
          <w:lang w:eastAsia="es-MX"/>
        </w:rPr>
        <w:t xml:space="preserve"> Tiene tres aspectos fundamentales, que son la prevención, es cautelar y de reparación, obligando a las autoridades electorales a la transparentarían de la toma de decisiones. </w:t>
      </w:r>
    </w:p>
    <w:p w14:paraId="74052912" w14:textId="5DDF9751" w:rsidR="00E65B58"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4C6A7623" w14:textId="76BE7CFD" w:rsidR="00886D77" w:rsidRPr="001D26F9" w:rsidRDefault="00886D7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Nombra tres retos más importantes desde el punto de vista  de la aspirante. También pide de forma puntual ejemplos de las áreas de oportunidad en materia de fiscalización. Y cuestiona cuáles son las acciones concretas que se debe de realizar para que se restaure la credibilidad del INE.</w:t>
      </w:r>
    </w:p>
    <w:p w14:paraId="05058324" w14:textId="101ED053" w:rsidR="00E65B58" w:rsidRPr="001D26F9" w:rsidRDefault="00E65B58"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735C07" w:rsidRPr="001D26F9">
        <w:rPr>
          <w:rFonts w:ascii="Times New Roman" w:eastAsia="Times New Roman" w:hAnsi="Times New Roman" w:cs="Times New Roman"/>
          <w:i/>
          <w:iCs/>
          <w:color w:val="050505"/>
          <w:sz w:val="24"/>
          <w:szCs w:val="24"/>
          <w:lang w:eastAsia="es-MX"/>
        </w:rPr>
        <w:t>Considera que el INE debe de implementar una serie de acciones para generar la confianza de los actores cómo es la ciudadanía y los partidos políticos</w:t>
      </w:r>
    </w:p>
    <w:p w14:paraId="092AC743" w14:textId="5A259ADE" w:rsidR="009E7E2F" w:rsidRPr="001D26F9" w:rsidRDefault="009E7E2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En cuanto a la fiscalización considera ampliar el seguimiento del dinero que no reportado y trabajar en coordinación con distintas instituciones.</w:t>
      </w:r>
    </w:p>
    <w:p w14:paraId="0E0AD3AD" w14:textId="50674154" w:rsidR="00886D77" w:rsidRPr="001D26F9" w:rsidRDefault="00886D77" w:rsidP="00FA5A50">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Fernando Manzanilla Prieto PES </w:t>
      </w:r>
    </w:p>
    <w:p w14:paraId="2442172C" w14:textId="23B78692" w:rsidR="00886D77" w:rsidRPr="001D26F9" w:rsidRDefault="00886D77" w:rsidP="00FA5A50">
      <w:pPr>
        <w:shd w:val="clear" w:color="auto" w:fill="FFFFFF"/>
        <w:tabs>
          <w:tab w:val="left" w:pos="5367"/>
        </w:tabs>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Que  puede hacer el INE para que se colec</w:t>
      </w:r>
      <w:r w:rsidR="00EE78B5" w:rsidRPr="001D26F9">
        <w:rPr>
          <w:rFonts w:ascii="Times New Roman" w:eastAsia="Times New Roman" w:hAnsi="Times New Roman" w:cs="Times New Roman"/>
          <w:color w:val="050505"/>
          <w:sz w:val="24"/>
          <w:szCs w:val="24"/>
          <w:lang w:eastAsia="es-MX"/>
        </w:rPr>
        <w:t xml:space="preserve">tar </w:t>
      </w:r>
      <w:r w:rsidRPr="001D26F9">
        <w:rPr>
          <w:rFonts w:ascii="Times New Roman" w:eastAsia="Times New Roman" w:hAnsi="Times New Roman" w:cs="Times New Roman"/>
          <w:color w:val="050505"/>
          <w:sz w:val="24"/>
          <w:szCs w:val="24"/>
          <w:lang w:eastAsia="es-MX"/>
        </w:rPr>
        <w:t xml:space="preserve"> más votos del extranjero en las próximas elecciones que se tendrán.</w:t>
      </w:r>
    </w:p>
    <w:p w14:paraId="5F5E371F" w14:textId="6E333C3F"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0A22CF" w:rsidRPr="001D26F9">
        <w:rPr>
          <w:rFonts w:ascii="Times New Roman" w:eastAsia="Times New Roman" w:hAnsi="Times New Roman" w:cs="Times New Roman"/>
          <w:b/>
          <w:bCs/>
          <w:color w:val="050505"/>
          <w:sz w:val="24"/>
          <w:szCs w:val="24"/>
          <w:lang w:eastAsia="es-MX"/>
        </w:rPr>
        <w:t>…</w:t>
      </w:r>
    </w:p>
    <w:p w14:paraId="3C757A8D" w14:textId="52B25121"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1DDF3169" w14:textId="27BBB652" w:rsidR="00EE78B5" w:rsidRPr="001D26F9" w:rsidRDefault="00EE78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Con respecto al presupuesto base cero tiene la limitación de que hay gastos fijos que representan Los sueldos y que están atendidos al derecho laboral y pregunta si es una propuesta para los gastos de operación o incluye a todos los aspectos. Qué tanto de federalismo y centralismo en historia del INE. Asimismo pide propuestas de Innovación para las futuras elecciones.</w:t>
      </w:r>
    </w:p>
    <w:p w14:paraId="01EB4858" w14:textId="77777777"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11AFE312" w14:textId="77777777" w:rsidR="00EE78B5" w:rsidRPr="001D26F9" w:rsidRDefault="00EE78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23A6D539" w14:textId="77777777" w:rsidR="00EE78B5" w:rsidRPr="001D26F9" w:rsidRDefault="00EE78B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Gerardo Fernández Noroña  PT </w:t>
      </w:r>
    </w:p>
    <w:p w14:paraId="62CA9B2C" w14:textId="49ED6FFF" w:rsidR="00EE78B5" w:rsidRPr="001D26F9" w:rsidRDefault="00EE78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Sin preguntas </w:t>
      </w:r>
    </w:p>
    <w:p w14:paraId="28629725" w14:textId="47D901C8" w:rsidR="00E65B58"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35CBAB2B" w14:textId="524FF619" w:rsidR="0095511E" w:rsidRPr="001D26F9" w:rsidRDefault="0095511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Cómo reanudar los procesos electorales en medio de esta pandemia y qué medidas debe de levantar el INE para los procesos que están en puerta. Y cuestiona cuáles son las medidas que se </w:t>
      </w:r>
      <w:r w:rsidR="00CE342C" w:rsidRPr="001D26F9">
        <w:rPr>
          <w:rFonts w:ascii="Times New Roman" w:eastAsia="Times New Roman" w:hAnsi="Times New Roman" w:cs="Times New Roman"/>
          <w:color w:val="050505"/>
          <w:sz w:val="24"/>
          <w:szCs w:val="24"/>
          <w:lang w:eastAsia="es-MX"/>
        </w:rPr>
        <w:t>t</w:t>
      </w:r>
      <w:r w:rsidRPr="001D26F9">
        <w:rPr>
          <w:rFonts w:ascii="Times New Roman" w:eastAsia="Times New Roman" w:hAnsi="Times New Roman" w:cs="Times New Roman"/>
          <w:color w:val="050505"/>
          <w:sz w:val="24"/>
          <w:szCs w:val="24"/>
          <w:lang w:eastAsia="es-MX"/>
        </w:rPr>
        <w:t>endrán por posibles riesgos de contagio a candidatos.</w:t>
      </w:r>
    </w:p>
    <w:p w14:paraId="694D20CF" w14:textId="208BC089"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FC476F" w:rsidRPr="001D26F9">
        <w:rPr>
          <w:rFonts w:ascii="Times New Roman" w:eastAsia="Times New Roman" w:hAnsi="Times New Roman" w:cs="Times New Roman"/>
          <w:i/>
          <w:iCs/>
          <w:color w:val="050505"/>
          <w:sz w:val="24"/>
          <w:szCs w:val="24"/>
          <w:lang w:eastAsia="es-MX"/>
        </w:rPr>
        <w:t>Ve una organización electoral en tiempos de pandemia, entonces considera indispensable que estos organismos electorales cumplan con las normas de salubridad.</w:t>
      </w:r>
    </w:p>
    <w:p w14:paraId="5B686452" w14:textId="04DC3D0D" w:rsidR="00C04F20" w:rsidRPr="001D26F9" w:rsidRDefault="009E7E2F"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El INE debe regular los procesos de las campañas de manera electrónica y priorizar la capacitación de los funcionarios electorales, y fortalecer el uso de la capacitación a distancia.</w:t>
      </w:r>
    </w:p>
    <w:p w14:paraId="4EDD8CFB" w14:textId="5D554FC9" w:rsidR="00C04F20"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Romero Herrera  CDMX </w:t>
      </w:r>
      <w:r w:rsidR="007148B5" w:rsidRPr="001D26F9">
        <w:rPr>
          <w:rFonts w:ascii="Times New Roman" w:eastAsia="Times New Roman" w:hAnsi="Times New Roman" w:cs="Times New Roman"/>
          <w:b/>
          <w:bCs/>
          <w:color w:val="050505"/>
          <w:sz w:val="24"/>
          <w:szCs w:val="24"/>
          <w:lang w:eastAsia="es-MX"/>
        </w:rPr>
        <w:t xml:space="preserve">4a circunscriocion  </w:t>
      </w:r>
      <w:r w:rsidRPr="001D26F9">
        <w:rPr>
          <w:rFonts w:ascii="Times New Roman" w:eastAsia="Times New Roman" w:hAnsi="Times New Roman" w:cs="Times New Roman"/>
          <w:b/>
          <w:bCs/>
          <w:color w:val="050505"/>
          <w:sz w:val="24"/>
          <w:szCs w:val="24"/>
          <w:lang w:eastAsia="es-MX"/>
        </w:rPr>
        <w:t>PAN</w:t>
      </w:r>
    </w:p>
    <w:p w14:paraId="4EF09225" w14:textId="53CF8684"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79F3CAE" w14:textId="09FE34C0" w:rsidR="0095511E" w:rsidRPr="001D26F9" w:rsidRDefault="0095511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La representación proporcional a generado otro problema que es la sobrerrepresentación en donde a veces es absolutamente dispar, lo que un partido tuvo en una elección a lo que representa en una cámara. Así que pide la opinión general de la sobrerrepresentación a la aspirante.</w:t>
      </w:r>
    </w:p>
    <w:p w14:paraId="7E237353" w14:textId="77777777" w:rsidR="00E65B58" w:rsidRPr="001D26F9" w:rsidRDefault="00E65B5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310C27D9" w14:textId="12FBC035" w:rsidR="00E65B58" w:rsidRPr="001D26F9" w:rsidRDefault="00E65B5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Mario Delgado Carrillo  coordinador parlamentario MORENA</w:t>
      </w:r>
      <w:r w:rsidRPr="001D26F9">
        <w:rPr>
          <w:rFonts w:ascii="Times New Roman" w:eastAsia="Times New Roman" w:hAnsi="Times New Roman" w:cs="Times New Roman"/>
          <w:color w:val="050505"/>
          <w:sz w:val="24"/>
          <w:szCs w:val="24"/>
          <w:lang w:eastAsia="es-MX"/>
        </w:rPr>
        <w:t xml:space="preserve"> </w:t>
      </w:r>
    </w:p>
    <w:p w14:paraId="5F096960" w14:textId="61B3C50C" w:rsidR="00C04F20" w:rsidRPr="001D26F9" w:rsidRDefault="00735C0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w:t>
      </w:r>
      <w:r w:rsidR="00C04F20" w:rsidRPr="001D26F9">
        <w:rPr>
          <w:rFonts w:ascii="Times New Roman" w:eastAsia="Times New Roman" w:hAnsi="Times New Roman" w:cs="Times New Roman"/>
          <w:color w:val="050505"/>
          <w:sz w:val="24"/>
          <w:szCs w:val="24"/>
          <w:lang w:eastAsia="es-MX"/>
        </w:rPr>
        <w:t>ide una experiencia personal en la que no se haya encontrado de acuerdo con el consejo que representaba, y pide su opinión con respecto a la austeridad republicana  y no ganar más que el presidente de la república.</w:t>
      </w:r>
    </w:p>
    <w:p w14:paraId="3A616A80" w14:textId="0E3CA196" w:rsidR="00E65B58" w:rsidRPr="001D26F9" w:rsidRDefault="00E65B58"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Respuesta:</w:t>
      </w:r>
      <w:r w:rsidR="000A22CF" w:rsidRPr="001D26F9">
        <w:rPr>
          <w:rFonts w:ascii="Times New Roman" w:eastAsia="Times New Roman" w:hAnsi="Times New Roman" w:cs="Times New Roman"/>
          <w:b/>
          <w:bCs/>
          <w:color w:val="050505"/>
          <w:sz w:val="24"/>
          <w:szCs w:val="24"/>
          <w:lang w:eastAsia="es-MX"/>
        </w:rPr>
        <w:t xml:space="preserve"> </w:t>
      </w:r>
      <w:r w:rsidR="000A22CF" w:rsidRPr="001D26F9">
        <w:rPr>
          <w:rFonts w:ascii="Times New Roman" w:eastAsia="Times New Roman" w:hAnsi="Times New Roman" w:cs="Times New Roman"/>
          <w:color w:val="050505"/>
          <w:sz w:val="24"/>
          <w:szCs w:val="24"/>
          <w:lang w:eastAsia="es-MX"/>
        </w:rPr>
        <w:t xml:space="preserve"> se compromete a un sueldo austero.</w:t>
      </w:r>
    </w:p>
    <w:p w14:paraId="1552DA47" w14:textId="69ECC2FB" w:rsidR="00E65B58" w:rsidRPr="001D26F9" w:rsidRDefault="00E65B58" w:rsidP="00FA5A50">
      <w:pPr>
        <w:jc w:val="both"/>
        <w:rPr>
          <w:rFonts w:ascii="Times New Roman" w:eastAsia="Times New Roman" w:hAnsi="Times New Roman" w:cs="Times New Roman"/>
          <w:color w:val="2F5496" w:themeColor="accent1" w:themeShade="BF"/>
          <w:sz w:val="24"/>
          <w:szCs w:val="24"/>
          <w:lang w:eastAsia="es-MX"/>
        </w:rPr>
      </w:pPr>
    </w:p>
    <w:p w14:paraId="2F113A82" w14:textId="104ECE59" w:rsidR="000A22CF" w:rsidRPr="001D26F9" w:rsidRDefault="000A22CF" w:rsidP="00FA5A50">
      <w:pPr>
        <w:pStyle w:val="Sinespaciado"/>
        <w:jc w:val="both"/>
        <w:rPr>
          <w:rFonts w:ascii="Times New Roman" w:hAnsi="Times New Roman" w:cs="Times New Roman"/>
          <w:b/>
          <w:bCs/>
          <w:i/>
          <w:iCs/>
          <w:sz w:val="24"/>
          <w:szCs w:val="24"/>
          <w:lang w:eastAsia="es-MX"/>
        </w:rPr>
      </w:pPr>
      <w:r w:rsidRPr="001D26F9">
        <w:rPr>
          <w:rFonts w:ascii="Times New Roman" w:hAnsi="Times New Roman" w:cs="Times New Roman"/>
          <w:b/>
          <w:bCs/>
          <w:i/>
          <w:iCs/>
          <w:sz w:val="24"/>
          <w:szCs w:val="24"/>
          <w:lang w:eastAsia="es-MX"/>
        </w:rPr>
        <w:t>Comentarios de la aspirante con poca validez en las respuestas</w:t>
      </w:r>
    </w:p>
    <w:p w14:paraId="6D7F7747" w14:textId="45E3E0B9" w:rsidR="000A22CF" w:rsidRPr="001D26F9" w:rsidRDefault="000A22CF" w:rsidP="00FA5A50">
      <w:pPr>
        <w:pStyle w:val="Sinespaciado"/>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Procurando consensos desde el diseño, desde la definición de los procedimientos porque a veces se toman decisiones y no son explicadas cuando no hay mayor pedagogía o no se involucran a los actores políticos desde el inicio. </w:t>
      </w:r>
    </w:p>
    <w:p w14:paraId="4E0FDF72" w14:textId="3F6F6B59" w:rsidR="000A22CF" w:rsidRPr="001D26F9" w:rsidRDefault="000A22CF" w:rsidP="00FA5A50">
      <w:pPr>
        <w:pStyle w:val="Sinespaciado"/>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EL modelo de comunicación que comparta significados con la ciudadanía y con las exigencias de una sociedad con mayor uso de accesos electrónicos, robusteciendo herramientas como los son dos conteos rápidos, y concientizar a los actores políticos sobre la importancia de elevar el nivel de debate logrando que las y los contendientes armonicen su público. </w:t>
      </w:r>
    </w:p>
    <w:p w14:paraId="48D7414E" w14:textId="77777777" w:rsidR="000A22CF" w:rsidRPr="001D26F9" w:rsidRDefault="000A22CF" w:rsidP="00FA5A50">
      <w:pPr>
        <w:jc w:val="both"/>
        <w:rPr>
          <w:rFonts w:ascii="Times New Roman" w:eastAsia="Times New Roman" w:hAnsi="Times New Roman" w:cs="Times New Roman"/>
          <w:i/>
          <w:iCs/>
          <w:color w:val="2F5496" w:themeColor="accent1" w:themeShade="BF"/>
          <w:sz w:val="24"/>
          <w:szCs w:val="24"/>
          <w:lang w:eastAsia="es-MX"/>
        </w:rPr>
      </w:pPr>
    </w:p>
    <w:p w14:paraId="7B01B0A3" w14:textId="137FFEF2" w:rsidR="00E65B58" w:rsidRPr="001D26F9" w:rsidRDefault="00E65B58" w:rsidP="00FA5A50">
      <w:pPr>
        <w:jc w:val="both"/>
        <w:rPr>
          <w:rFonts w:ascii="Times New Roman" w:eastAsia="Times New Roman" w:hAnsi="Times New Roman" w:cs="Times New Roman"/>
          <w:i/>
          <w:iCs/>
          <w:color w:val="2F5496" w:themeColor="accent1" w:themeShade="BF"/>
          <w:sz w:val="24"/>
          <w:szCs w:val="24"/>
          <w:lang w:eastAsia="es-MX"/>
        </w:rPr>
      </w:pPr>
    </w:p>
    <w:p w14:paraId="281B4FB9" w14:textId="5B17C156" w:rsidR="00E65B58" w:rsidRDefault="00E65B58" w:rsidP="00FA5A50">
      <w:pPr>
        <w:jc w:val="both"/>
        <w:rPr>
          <w:rFonts w:ascii="Times New Roman" w:eastAsia="Times New Roman" w:hAnsi="Times New Roman" w:cs="Times New Roman"/>
          <w:color w:val="2F5496" w:themeColor="accent1" w:themeShade="BF"/>
          <w:sz w:val="24"/>
          <w:szCs w:val="24"/>
          <w:lang w:eastAsia="es-MX"/>
        </w:rPr>
      </w:pPr>
    </w:p>
    <w:p w14:paraId="3960F103" w14:textId="570AC1BA"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52B6DAE7" w14:textId="35AF3FD1"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1F301390" w14:textId="2C46B268"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2F371055" w14:textId="475B1AA3"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0D19C0A0" w14:textId="2BE66D5B"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41FDFD79" w14:textId="42A336FE"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0A81772F" w14:textId="5F93BE57"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41F9F821" w14:textId="25D34292"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34ADA718" w14:textId="557AE6AF"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66F0B57E" w14:textId="4D3D2903"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3E5B3321" w14:textId="50E6287E"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28AC49E8" w14:textId="61CE86C6"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4B1537BD" w14:textId="7434C131"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26E46C17" w14:textId="0766047F"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6FC71E9A" w14:textId="50029382"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0DE1CA28" w14:textId="3091160E"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4907D8F3" w14:textId="0780D759"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74D2251B" w14:textId="62DDAC32"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6D23D619" w14:textId="1AB2AD0B" w:rsidR="00DB2CAF" w:rsidRDefault="00DB2CAF" w:rsidP="00FA5A50">
      <w:pPr>
        <w:jc w:val="both"/>
        <w:rPr>
          <w:rFonts w:ascii="Times New Roman" w:eastAsia="Times New Roman" w:hAnsi="Times New Roman" w:cs="Times New Roman"/>
          <w:color w:val="2F5496" w:themeColor="accent1" w:themeShade="BF"/>
          <w:sz w:val="24"/>
          <w:szCs w:val="24"/>
          <w:lang w:eastAsia="es-MX"/>
        </w:rPr>
      </w:pPr>
    </w:p>
    <w:p w14:paraId="53A52CA0" w14:textId="785FA0D2" w:rsidR="00DB2CAF" w:rsidRPr="001D26F9" w:rsidRDefault="00DB2CAF" w:rsidP="00FA5A50">
      <w:pPr>
        <w:jc w:val="both"/>
        <w:rPr>
          <w:rFonts w:ascii="Times New Roman" w:eastAsia="Times New Roman" w:hAnsi="Times New Roman" w:cs="Times New Roman"/>
          <w:color w:val="2F5496" w:themeColor="accent1" w:themeShade="BF"/>
          <w:sz w:val="24"/>
          <w:szCs w:val="24"/>
          <w:lang w:eastAsia="es-MX"/>
        </w:rPr>
      </w:pPr>
      <w:r w:rsidRPr="00DB2CAF">
        <w:rPr>
          <w:rFonts w:ascii="Times New Roman" w:eastAsia="Times New Roman" w:hAnsi="Times New Roman" w:cs="Times New Roman"/>
          <w:noProof/>
          <w:color w:val="2F5496" w:themeColor="accent1" w:themeShade="BF"/>
          <w:sz w:val="24"/>
          <w:szCs w:val="24"/>
          <w:lang w:eastAsia="es-MX"/>
        </w:rPr>
        <w:drawing>
          <wp:anchor distT="0" distB="0" distL="114300" distR="114300" simplePos="0" relativeHeight="251668480" behindDoc="0" locked="0" layoutInCell="1" allowOverlap="1" wp14:anchorId="07A9944D" wp14:editId="141D1688">
            <wp:simplePos x="1085850" y="1181100"/>
            <wp:positionH relativeFrom="margin">
              <wp:align>center</wp:align>
            </wp:positionH>
            <wp:positionV relativeFrom="margin">
              <wp:align>top</wp:align>
            </wp:positionV>
            <wp:extent cx="2410198" cy="2410198"/>
            <wp:effectExtent l="0" t="0" r="9525" b="9525"/>
            <wp:wrapTopAndBottom/>
            <wp:docPr id="5122" name="Picture 2" descr="Error desaprovechar dos décadas de experiencia de los Oples con su ...">
              <a:extLst xmlns:a="http://schemas.openxmlformats.org/drawingml/2006/main">
                <a:ext uri="{FF2B5EF4-FFF2-40B4-BE49-F238E27FC236}">
                  <a16:creationId xmlns:a16="http://schemas.microsoft.com/office/drawing/2014/main" id="{313D8530-61D0-4DB6-83E8-F94C9EE4D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Error desaprovechar dos décadas de experiencia de los Oples con su ...">
                      <a:extLst>
                        <a:ext uri="{FF2B5EF4-FFF2-40B4-BE49-F238E27FC236}">
                          <a16:creationId xmlns:a16="http://schemas.microsoft.com/office/drawing/2014/main" id="{313D8530-61D0-4DB6-83E8-F94C9EE4D585}"/>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42373" r="15128" b="3"/>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04055722" w14:textId="3AF60BB1" w:rsidR="00607C91" w:rsidRPr="001D26F9" w:rsidRDefault="00607C91" w:rsidP="00DB2CAF">
      <w:pPr>
        <w:pStyle w:val="Ttulo2"/>
        <w:jc w:val="center"/>
        <w:rPr>
          <w:rFonts w:ascii="Times New Roman" w:eastAsia="Times New Roman" w:hAnsi="Times New Roman" w:cs="Times New Roman"/>
          <w:sz w:val="24"/>
          <w:szCs w:val="24"/>
          <w:lang w:eastAsia="es-MX"/>
        </w:rPr>
      </w:pPr>
      <w:bookmarkStart w:id="14" w:name="_Toc46286623"/>
      <w:r w:rsidRPr="001D26F9">
        <w:rPr>
          <w:rFonts w:ascii="Times New Roman" w:eastAsia="Times New Roman" w:hAnsi="Times New Roman" w:cs="Times New Roman"/>
          <w:sz w:val="24"/>
          <w:szCs w:val="24"/>
          <w:lang w:eastAsia="es-MX"/>
        </w:rPr>
        <w:t>Yuri Gabriel Beltrán Miranda</w:t>
      </w:r>
      <w:bookmarkEnd w:id="14"/>
    </w:p>
    <w:p w14:paraId="5BEC63AE" w14:textId="77777777" w:rsidR="00607C91" w:rsidRPr="001D26F9" w:rsidRDefault="00607C91"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Trayectoria </w:t>
      </w:r>
    </w:p>
    <w:p w14:paraId="16B8EA1F" w14:textId="77777777" w:rsidR="00607C91" w:rsidRPr="001D26F9" w:rsidRDefault="00607C91"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51E774FD" w14:textId="0EC5E98C" w:rsidR="00607C91" w:rsidRPr="001D26F9" w:rsidRDefault="00607C91"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3 de cada 10 personas en México que confiaban en la democracia perdieron la confianza, urge un mejor modelo de supervisión ciudadana para que se pueda ver desde todo el ciclo electoral, porque en el país se carece de una correcta  observación electoral; es posible mejorar la calidad de los comicios, pues ocupamos el lugar 56 en el mundo de integridad electoral, en 2012 se propuso la creación de una certificación internacional para aquellos organismos que quisieran demostrar que sus procesos se adaptan a las mejores prácticas. Las elecciones en México son caras y son 50% más costosas que el 2002, de ser posible llegada al INE enfatiza, en un plan de ahorro. También enfatiza la urgencia de una reforma en materia de educación cívica que incide en la formación de niños y jóvenes, y la urgencia de tener la compra y coacción del voto.</w:t>
      </w:r>
    </w:p>
    <w:p w14:paraId="599D51C3" w14:textId="03567EA2" w:rsidR="00607C91" w:rsidRPr="001D26F9" w:rsidRDefault="00607C91" w:rsidP="00FA5A50">
      <w:pPr>
        <w:jc w:val="both"/>
        <w:rPr>
          <w:rFonts w:ascii="Times New Roman" w:hAnsi="Times New Roman" w:cs="Times New Roman"/>
          <w:sz w:val="24"/>
          <w:szCs w:val="24"/>
          <w:lang w:eastAsia="es-MX"/>
        </w:rPr>
      </w:pPr>
    </w:p>
    <w:p w14:paraId="21624B7E"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74F9256"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19B4CB5"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034B8BF"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9B8A507"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9C10E32"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5461240"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EED70D9"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6E15A20"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E586005"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529FE0C"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29BD168"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07D5E1B"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8128ED5"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1FA7805" w14:textId="44901F6E"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7B586A3A" w14:textId="476944AA" w:rsidR="00607C91" w:rsidRPr="001D26F9" w:rsidRDefault="00607C9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Pregunta sobre sus creencias de visualizar la participación </w:t>
      </w:r>
      <w:r w:rsidR="003B59ED" w:rsidRPr="001D26F9">
        <w:rPr>
          <w:rFonts w:ascii="Times New Roman" w:eastAsia="Times New Roman" w:hAnsi="Times New Roman" w:cs="Times New Roman"/>
          <w:color w:val="050505"/>
          <w:sz w:val="24"/>
          <w:szCs w:val="24"/>
          <w:lang w:eastAsia="es-MX"/>
        </w:rPr>
        <w:t xml:space="preserve">de las mujeres </w:t>
      </w:r>
      <w:r w:rsidRPr="001D26F9">
        <w:rPr>
          <w:rFonts w:ascii="Times New Roman" w:eastAsia="Times New Roman" w:hAnsi="Times New Roman" w:cs="Times New Roman"/>
          <w:color w:val="050505"/>
          <w:sz w:val="24"/>
          <w:szCs w:val="24"/>
          <w:lang w:eastAsia="es-MX"/>
        </w:rPr>
        <w:t xml:space="preserve">dentro de los partidos políticos, tanto fuera de los partidos políticos. Entonces qué rol </w:t>
      </w:r>
      <w:r w:rsidR="00836183" w:rsidRPr="001D26F9">
        <w:rPr>
          <w:rFonts w:ascii="Times New Roman" w:eastAsia="Times New Roman" w:hAnsi="Times New Roman" w:cs="Times New Roman"/>
          <w:color w:val="050505"/>
          <w:sz w:val="24"/>
          <w:szCs w:val="24"/>
          <w:lang w:eastAsia="es-MX"/>
        </w:rPr>
        <w:t>jugarían</w:t>
      </w:r>
      <w:r w:rsidRPr="001D26F9">
        <w:rPr>
          <w:rFonts w:ascii="Times New Roman" w:eastAsia="Times New Roman" w:hAnsi="Times New Roman" w:cs="Times New Roman"/>
          <w:color w:val="050505"/>
          <w:sz w:val="24"/>
          <w:szCs w:val="24"/>
          <w:lang w:eastAsia="es-MX"/>
        </w:rPr>
        <w:t xml:space="preserve"> las autoridades electorales.</w:t>
      </w:r>
    </w:p>
    <w:p w14:paraId="30DB4729" w14:textId="2A6A60F5"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F37D1" w:rsidRPr="001D26F9">
        <w:rPr>
          <w:rFonts w:ascii="Times New Roman" w:eastAsia="Times New Roman" w:hAnsi="Times New Roman" w:cs="Times New Roman"/>
          <w:i/>
          <w:iCs/>
          <w:color w:val="050505"/>
          <w:sz w:val="24"/>
          <w:szCs w:val="24"/>
          <w:lang w:eastAsia="es-MX"/>
        </w:rPr>
        <w:t>desde su punto de vista las  mujeres tienen una mayor participación en comparación que los hombres, por ejemplo en el presupuesto participativo de la Ciudad de México casi cada tres de cinco proyectos los Proponen mujeres por lo que votan más, son más observadoras y más funcionarias de casilla. Y algo pasa cuando quieren aspirar una candidatura que las detiene.</w:t>
      </w:r>
    </w:p>
    <w:p w14:paraId="4E166767" w14:textId="465A8005" w:rsidR="006F37D1" w:rsidRPr="001D26F9" w:rsidRDefault="006F37D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Le parece que las acciones afirmativas ayudaron mucho en ese sentido y también el compromiso paritario qué asumió el país;  el caso de la Ciudad de México es un ejemplo los partidos políticos pudieron haber postulado candidatos para jefes de gobierno, pero muchos de ellos decidieron postular mujeres porque se adaptaban más a los perfiles que la ciudadanía necesitaba. </w:t>
      </w:r>
    </w:p>
    <w:p w14:paraId="6745C6BC" w14:textId="18122244" w:rsidR="00607C91"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461DA0EA" w14:textId="753A17CC" w:rsidR="003B59ED" w:rsidRPr="001D26F9" w:rsidRDefault="003B59E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sobre su  trayectoria como consejero del INE en la Ciudad de México, acerca de la implementación de medios electrónicos que se realizan ahí y sobre su postura de llevarlo a nivel Federal.</w:t>
      </w:r>
    </w:p>
    <w:p w14:paraId="7AE60823" w14:textId="7C2B039A"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836183" w:rsidRPr="001D26F9">
        <w:rPr>
          <w:rFonts w:ascii="Times New Roman" w:eastAsia="Times New Roman" w:hAnsi="Times New Roman" w:cs="Times New Roman"/>
          <w:i/>
          <w:iCs/>
          <w:color w:val="050505"/>
          <w:sz w:val="24"/>
          <w:szCs w:val="24"/>
          <w:lang w:eastAsia="es-MX"/>
        </w:rPr>
        <w:t xml:space="preserve">Concerniente a la jornada electoral  da mucha confianza que los votos  se puedan computar el día de la elección, porque da confianza y certeza; pero hay problemas logísticos importantes como la pérdida de paquetes o llegar traspapelados, y para resolver ese problema cuando estuvo en el cargo de la comisión de organización, se implementó un sistema de radiofrecuencia. En su opinión México le haría bien pasar el </w:t>
      </w:r>
      <w:r w:rsidR="005D5751" w:rsidRPr="001D26F9">
        <w:rPr>
          <w:rFonts w:ascii="Times New Roman" w:eastAsia="Times New Roman" w:hAnsi="Times New Roman" w:cs="Times New Roman"/>
          <w:i/>
          <w:iCs/>
          <w:color w:val="050505"/>
          <w:sz w:val="24"/>
          <w:szCs w:val="24"/>
          <w:lang w:eastAsia="es-MX"/>
        </w:rPr>
        <w:t xml:space="preserve"> computo para el domingo por la noche y no dejar pasar esos tres días.</w:t>
      </w:r>
    </w:p>
    <w:p w14:paraId="31DB20E8" w14:textId="77777777" w:rsidR="000F07AA" w:rsidRPr="001D26F9" w:rsidRDefault="000F07AA" w:rsidP="00FA5A50">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Fernando Manzanilla Prieto PES </w:t>
      </w:r>
    </w:p>
    <w:p w14:paraId="04BD6F71" w14:textId="0C420BAA" w:rsidR="003B59ED" w:rsidRPr="001D26F9" w:rsidRDefault="003B59E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sobre los mecanismos concretos que se puedan utilizar desde la autoridad electoral, para fomentar la participación de los niveles electorales y pregunta qué se necesita para que haya una mayor facilidad de accesibilidad para los mexicanos que viven fuera del país.</w:t>
      </w:r>
    </w:p>
    <w:p w14:paraId="722C843C" w14:textId="073550C3"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5D5751" w:rsidRPr="001D26F9">
        <w:rPr>
          <w:rFonts w:ascii="Times New Roman" w:eastAsia="Times New Roman" w:hAnsi="Times New Roman" w:cs="Times New Roman"/>
          <w:i/>
          <w:iCs/>
          <w:color w:val="050505"/>
          <w:sz w:val="24"/>
          <w:szCs w:val="24"/>
          <w:lang w:eastAsia="es-MX"/>
        </w:rPr>
        <w:t xml:space="preserve"> con respecto al voto en el extranjero tenemos un déficit importante, lo tenemos en el sentido porque no los hemos hecho parte de nuestra comunidad política, los institutos electorales suelen ir a pedir el voto, pero solo en ocasiones contadas suelen realizar campañas  de educación cívica en el extranjero, es proceso es muy complejo pero tenemos que simplificar ese proceso y la preocupación </w:t>
      </w:r>
      <w:r w:rsidR="00453520" w:rsidRPr="001D26F9">
        <w:rPr>
          <w:rFonts w:ascii="Times New Roman" w:eastAsia="Times New Roman" w:hAnsi="Times New Roman" w:cs="Times New Roman"/>
          <w:i/>
          <w:iCs/>
          <w:color w:val="050505"/>
          <w:sz w:val="24"/>
          <w:szCs w:val="24"/>
          <w:lang w:eastAsia="es-MX"/>
        </w:rPr>
        <w:t xml:space="preserve">que destaca es la activación de las credenciales para votar, porque ese proceso ya los ciudadanos ya no lo cumplen ; y para la mayor participación de la ciudadanía es  que exista una representación migrante en el congreso en el congreso. </w:t>
      </w:r>
    </w:p>
    <w:p w14:paraId="2368084E" w14:textId="77777777" w:rsidR="00453520" w:rsidRPr="001D26F9" w:rsidRDefault="00453520"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49EBC707" w14:textId="77777777" w:rsidR="00C41A9A" w:rsidRPr="001D26F9" w:rsidRDefault="00C41A9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38D1754" w14:textId="77777777" w:rsidR="00C41A9A" w:rsidRPr="001D26F9" w:rsidRDefault="00C41A9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3E5D452" w14:textId="77777777" w:rsidR="00C41A9A" w:rsidRPr="001D26F9" w:rsidRDefault="00C41A9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7C65947" w14:textId="77777777" w:rsidR="00C41A9A" w:rsidRPr="001D26F9" w:rsidRDefault="00C41A9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0D9DE4B" w14:textId="030F29E1"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5444D196" w14:textId="359E17BD" w:rsidR="000F07AA" w:rsidRPr="001D26F9" w:rsidRDefault="000F07A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El voto en el extranjero tiene una gran limitante porque los mexicanos a veces se van  sin ninguna documentación, su propuesta. Cuál es opinión en las contiendas electorales en tema </w:t>
      </w:r>
      <w:r w:rsidRPr="001D26F9">
        <w:rPr>
          <w:rFonts w:ascii="Times New Roman" w:eastAsia="Times New Roman" w:hAnsi="Times New Roman" w:cs="Times New Roman"/>
          <w:color w:val="050505"/>
          <w:sz w:val="24"/>
          <w:szCs w:val="24"/>
          <w:lang w:eastAsia="es-MX"/>
        </w:rPr>
        <w:lastRenderedPageBreak/>
        <w:t>de la equidad. Sobre la opinión de los nuevos partidos y la controversia que gira en torno al INE con Los sueldos.</w:t>
      </w:r>
    </w:p>
    <w:p w14:paraId="3131BDB0" w14:textId="6ECE21E8"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53520" w:rsidRPr="001D26F9">
        <w:rPr>
          <w:rFonts w:ascii="Times New Roman" w:eastAsia="Times New Roman" w:hAnsi="Times New Roman" w:cs="Times New Roman"/>
          <w:i/>
          <w:iCs/>
          <w:color w:val="050505"/>
          <w:sz w:val="24"/>
          <w:szCs w:val="24"/>
          <w:lang w:eastAsia="es-MX"/>
        </w:rPr>
        <w:t xml:space="preserve"> coincide con el diputado que no tener papeles es uno de los mayores disuasores,  pero se tiene a nivel consular otras maneras de producir esa documentación, desde la cede consular; desde su punto de vista los consulados que han sido proactivos al proporcionar la credencial para votar. </w:t>
      </w:r>
    </w:p>
    <w:p w14:paraId="5C46C5A1" w14:textId="0D017E70"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Reginaldo Sandoval flores Coordinador Parlamentario  PT</w:t>
      </w:r>
    </w:p>
    <w:p w14:paraId="0D5C3AD3" w14:textId="29909460" w:rsidR="000F07AA" w:rsidRPr="001D26F9" w:rsidRDefault="000F07A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Sin preguntas </w:t>
      </w:r>
    </w:p>
    <w:p w14:paraId="3519CD05" w14:textId="77777777" w:rsidR="000F07AA" w:rsidRPr="001D26F9" w:rsidRDefault="000F07A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2189046" w14:textId="478ADBA9"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 </w:t>
      </w:r>
    </w:p>
    <w:p w14:paraId="23639EA7" w14:textId="3354E8AC" w:rsidR="00607C91"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7E9BDB5F" w14:textId="2A02141B" w:rsidR="000F07AA" w:rsidRPr="001D26F9" w:rsidRDefault="000F07A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Preguntas sobre qué hacer para aumentar la participación de nuestros connacionales que se encuentran en el extranjero, y que se encuentran interesados en el desarrollo político de nuestro país, como damos esa facilidad pregunta la diputada.</w:t>
      </w:r>
    </w:p>
    <w:p w14:paraId="3FCA429C" w14:textId="211E6ED5"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F35503" w:rsidRPr="001D26F9">
        <w:rPr>
          <w:rFonts w:ascii="Times New Roman" w:eastAsia="Times New Roman" w:hAnsi="Times New Roman" w:cs="Times New Roman"/>
          <w:b/>
          <w:bCs/>
          <w:color w:val="050505"/>
          <w:sz w:val="24"/>
          <w:szCs w:val="24"/>
          <w:lang w:eastAsia="es-MX"/>
        </w:rPr>
        <w:t xml:space="preserve"> </w:t>
      </w:r>
      <w:r w:rsidR="00F35503" w:rsidRPr="001D26F9">
        <w:rPr>
          <w:rFonts w:ascii="Times New Roman" w:eastAsia="Times New Roman" w:hAnsi="Times New Roman" w:cs="Times New Roman"/>
          <w:i/>
          <w:iCs/>
          <w:color w:val="050505"/>
          <w:sz w:val="24"/>
          <w:szCs w:val="24"/>
          <w:lang w:eastAsia="es-MX"/>
        </w:rPr>
        <w:t xml:space="preserve"> contestado anteriormente en otra pregunta de otro diputado. </w:t>
      </w:r>
    </w:p>
    <w:p w14:paraId="4D6A419F" w14:textId="156E1042" w:rsidR="00607C91" w:rsidRPr="001D26F9" w:rsidRDefault="00607C91"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14FE80AB" w14:textId="2B271525" w:rsidR="004B00B0" w:rsidRPr="001D26F9" w:rsidRDefault="004B00B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si  México está listo para el voto electrónico y se suma   a las preguntas en relación al extranjero. Pregunta también sobre si el INE debiera emitir reglas o lineamientos, para que los organismos locales realicen  consultas populares y presupuestos participativos.</w:t>
      </w:r>
    </w:p>
    <w:p w14:paraId="2E7CD939" w14:textId="0DE1798C" w:rsidR="004B00B0" w:rsidRPr="001D26F9" w:rsidRDefault="004B00B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También profundiza sobre la realización de una norma oficial mexicana para la secretaría de economía del gobierno mexicano, pregunta su opinión en la consideración de que si es correcto o no.</w:t>
      </w:r>
    </w:p>
    <w:p w14:paraId="006460A2" w14:textId="278EB381"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C41A9A" w:rsidRPr="001D26F9">
        <w:rPr>
          <w:rFonts w:ascii="Times New Roman" w:eastAsia="Times New Roman" w:hAnsi="Times New Roman" w:cs="Times New Roman"/>
          <w:b/>
          <w:bCs/>
          <w:color w:val="050505"/>
          <w:sz w:val="24"/>
          <w:szCs w:val="24"/>
          <w:lang w:eastAsia="es-MX"/>
        </w:rPr>
        <w:t xml:space="preserve"> </w:t>
      </w:r>
      <w:r w:rsidR="00C41A9A" w:rsidRPr="001D26F9">
        <w:rPr>
          <w:rFonts w:ascii="Times New Roman" w:eastAsia="Times New Roman" w:hAnsi="Times New Roman" w:cs="Times New Roman"/>
          <w:i/>
          <w:iCs/>
          <w:color w:val="050505"/>
          <w:sz w:val="24"/>
          <w:szCs w:val="24"/>
          <w:lang w:eastAsia="es-MX"/>
        </w:rPr>
        <w:t xml:space="preserve">si y no; lo que pasa es que dejamos pasar una gran oportunidad, porque México pudo haber empezado ya mas de una década a invertir  en sistemas adecuados de votación electrónica, como el caso de Brasil, lo que tenemos son esfuerzos locales pero no a nivel federal, le parece la misión de ir generando confianza paso a paso. Y generar pruebas de confianza para que los partidos </w:t>
      </w:r>
      <w:r w:rsidR="00B4760E" w:rsidRPr="001D26F9">
        <w:rPr>
          <w:rFonts w:ascii="Times New Roman" w:eastAsia="Times New Roman" w:hAnsi="Times New Roman" w:cs="Times New Roman"/>
          <w:i/>
          <w:iCs/>
          <w:color w:val="050505"/>
          <w:sz w:val="24"/>
          <w:szCs w:val="24"/>
          <w:lang w:eastAsia="es-MX"/>
        </w:rPr>
        <w:t xml:space="preserve">políticos y la ciudadanía. </w:t>
      </w:r>
    </w:p>
    <w:p w14:paraId="7FBCBD90" w14:textId="77777777" w:rsidR="00F35503" w:rsidRPr="001D26F9" w:rsidRDefault="00F35503"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La norma mexicana de calidad electoral cree que es innecesaria porque si existe una norma internacional con la calidad de los mejores estándares, no tiene ningún sentido, claro que cualquier  instituto puede crear sus propias normas.</w:t>
      </w:r>
    </w:p>
    <w:p w14:paraId="28891257" w14:textId="1198C38D" w:rsidR="00F35503" w:rsidRPr="001D26F9" w:rsidRDefault="00F35503"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Los instrumentos de participación    popular tienen que ser mas frecuentes, en medios electrónicos, en términos de política publica.</w:t>
      </w:r>
    </w:p>
    <w:p w14:paraId="0E14E931" w14:textId="77777777" w:rsidR="00F447DF" w:rsidRPr="001D26F9" w:rsidRDefault="00F447D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02F4871" w14:textId="2C92ADCC" w:rsidR="00F447DF" w:rsidRPr="001D26F9" w:rsidRDefault="00F447D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2224015" w14:textId="4701185B" w:rsidR="00F35503" w:rsidRPr="001D26F9" w:rsidRDefault="00F3550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01033C7" w14:textId="589F0F2A" w:rsidR="00F35503" w:rsidRPr="001D26F9" w:rsidRDefault="00F3550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915AF19" w14:textId="7FEB410C" w:rsidR="00F35503" w:rsidRPr="001D26F9" w:rsidRDefault="00F3550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F2B69EF" w14:textId="3F8BEA57" w:rsidR="00F35503" w:rsidRPr="001D26F9" w:rsidRDefault="00F3550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5A9D076" w14:textId="77777777" w:rsidR="00F35503" w:rsidRPr="001D26F9" w:rsidRDefault="00F35503"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132E62E" w14:textId="5342AE8D" w:rsidR="00F447DF" w:rsidRPr="001D26F9" w:rsidRDefault="00F447DF"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Álvarez  MORENA </w:t>
      </w:r>
    </w:p>
    <w:p w14:paraId="7AFF34A8" w14:textId="6BD061D7" w:rsidR="00F447DF" w:rsidRPr="001D26F9" w:rsidRDefault="00F447D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Pregunta  si en las elecciones  mexicanas hay compras de votos. Segundo lugar con el escándalo conocido como monex, el asesor estaba en el tribunal en esa época, fue un mecanismo para comprar votos del PRI sí o no.</w:t>
      </w:r>
    </w:p>
    <w:p w14:paraId="2844C9B2" w14:textId="3A99B0BB" w:rsidR="00607C91" w:rsidRPr="001D26F9" w:rsidRDefault="00607C91"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F35503" w:rsidRPr="001D26F9">
        <w:rPr>
          <w:rFonts w:ascii="Times New Roman" w:eastAsia="Times New Roman" w:hAnsi="Times New Roman" w:cs="Times New Roman"/>
          <w:b/>
          <w:bCs/>
          <w:i/>
          <w:iCs/>
          <w:color w:val="050505"/>
          <w:sz w:val="24"/>
          <w:szCs w:val="24"/>
          <w:lang w:eastAsia="es-MX"/>
        </w:rPr>
        <w:t xml:space="preserve"> </w:t>
      </w:r>
      <w:r w:rsidR="00F35503" w:rsidRPr="001D26F9">
        <w:rPr>
          <w:rFonts w:ascii="Times New Roman" w:eastAsia="Times New Roman" w:hAnsi="Times New Roman" w:cs="Times New Roman"/>
          <w:i/>
          <w:iCs/>
          <w:color w:val="050505"/>
          <w:sz w:val="24"/>
          <w:szCs w:val="24"/>
          <w:lang w:eastAsia="es-MX"/>
        </w:rPr>
        <w:t xml:space="preserve">efectivamente estuvo en el caso </w:t>
      </w:r>
      <w:r w:rsidR="00133B9D" w:rsidRPr="001D26F9">
        <w:rPr>
          <w:rFonts w:ascii="Times New Roman" w:eastAsia="Times New Roman" w:hAnsi="Times New Roman" w:cs="Times New Roman"/>
          <w:i/>
          <w:iCs/>
          <w:color w:val="050505"/>
          <w:sz w:val="24"/>
          <w:szCs w:val="24"/>
          <w:lang w:eastAsia="es-MX"/>
        </w:rPr>
        <w:t>Monex, y reitera que hubo grandes falta a la integridad electoral, pero aclara que el no se dedica a las labores jurisdiccional, pero que se han resolvió con la normatividad.</w:t>
      </w:r>
    </w:p>
    <w:p w14:paraId="2AE69595" w14:textId="351DC2F6" w:rsidR="00B4760E" w:rsidRPr="001D26F9" w:rsidRDefault="00B4760E" w:rsidP="00FA5A50">
      <w:pPr>
        <w:jc w:val="both"/>
        <w:rPr>
          <w:rFonts w:ascii="Times New Roman" w:hAnsi="Times New Roman" w:cs="Times New Roman"/>
          <w:sz w:val="24"/>
          <w:szCs w:val="24"/>
          <w:lang w:eastAsia="es-MX"/>
        </w:rPr>
      </w:pPr>
    </w:p>
    <w:p w14:paraId="51CD26B7" w14:textId="46532208" w:rsidR="00133B9D" w:rsidRPr="001D26F9" w:rsidRDefault="00133B9D" w:rsidP="00FA5A50">
      <w:pPr>
        <w:jc w:val="both"/>
        <w:rPr>
          <w:rFonts w:ascii="Times New Roman" w:hAnsi="Times New Roman" w:cs="Times New Roman"/>
          <w:sz w:val="24"/>
          <w:szCs w:val="24"/>
          <w:lang w:eastAsia="es-MX"/>
        </w:rPr>
      </w:pPr>
    </w:p>
    <w:p w14:paraId="7E4D67CA" w14:textId="7A93BD3F" w:rsidR="00133B9D" w:rsidRPr="001D26F9" w:rsidRDefault="00133B9D" w:rsidP="00FA5A50">
      <w:pPr>
        <w:jc w:val="both"/>
        <w:rPr>
          <w:rFonts w:ascii="Times New Roman" w:hAnsi="Times New Roman" w:cs="Times New Roman"/>
          <w:sz w:val="24"/>
          <w:szCs w:val="24"/>
          <w:lang w:eastAsia="es-MX"/>
        </w:rPr>
      </w:pPr>
    </w:p>
    <w:p w14:paraId="10D00650" w14:textId="178ED83F" w:rsidR="00133B9D" w:rsidRPr="001D26F9" w:rsidRDefault="00133B9D" w:rsidP="00FA5A50">
      <w:pPr>
        <w:jc w:val="both"/>
        <w:rPr>
          <w:rFonts w:ascii="Times New Roman" w:hAnsi="Times New Roman" w:cs="Times New Roman"/>
          <w:sz w:val="24"/>
          <w:szCs w:val="24"/>
          <w:lang w:eastAsia="es-MX"/>
        </w:rPr>
      </w:pPr>
    </w:p>
    <w:p w14:paraId="5E0AB0AB" w14:textId="5B286A69" w:rsidR="00133B9D" w:rsidRPr="001D26F9" w:rsidRDefault="00133B9D" w:rsidP="00FA5A50">
      <w:pPr>
        <w:jc w:val="both"/>
        <w:rPr>
          <w:rFonts w:ascii="Times New Roman" w:hAnsi="Times New Roman" w:cs="Times New Roman"/>
          <w:sz w:val="24"/>
          <w:szCs w:val="24"/>
          <w:lang w:eastAsia="es-MX"/>
        </w:rPr>
      </w:pPr>
    </w:p>
    <w:p w14:paraId="38871344" w14:textId="30FAD85E" w:rsidR="00133B9D" w:rsidRPr="001D26F9" w:rsidRDefault="00133B9D" w:rsidP="00FA5A50">
      <w:pPr>
        <w:jc w:val="both"/>
        <w:rPr>
          <w:rFonts w:ascii="Times New Roman" w:hAnsi="Times New Roman" w:cs="Times New Roman"/>
          <w:sz w:val="24"/>
          <w:szCs w:val="24"/>
          <w:lang w:eastAsia="es-MX"/>
        </w:rPr>
      </w:pPr>
    </w:p>
    <w:p w14:paraId="224B5EA0" w14:textId="49AB6F1E" w:rsidR="00133B9D" w:rsidRPr="001D26F9" w:rsidRDefault="00DB2CAF" w:rsidP="00FA5A50">
      <w:pPr>
        <w:jc w:val="both"/>
        <w:rPr>
          <w:rFonts w:ascii="Times New Roman" w:hAnsi="Times New Roman" w:cs="Times New Roman"/>
          <w:sz w:val="24"/>
          <w:szCs w:val="24"/>
          <w:lang w:eastAsia="es-MX"/>
        </w:rPr>
      </w:pPr>
      <w:r w:rsidRPr="00DB2CAF">
        <w:rPr>
          <w:rFonts w:ascii="Times New Roman" w:hAnsi="Times New Roman" w:cs="Times New Roman"/>
          <w:noProof/>
          <w:sz w:val="24"/>
          <w:szCs w:val="24"/>
          <w:lang w:eastAsia="es-MX"/>
        </w:rPr>
        <w:drawing>
          <wp:anchor distT="0" distB="0" distL="114300" distR="114300" simplePos="0" relativeHeight="251669504" behindDoc="0" locked="0" layoutInCell="1" allowOverlap="1" wp14:anchorId="50D2A717" wp14:editId="41E7458F">
            <wp:simplePos x="1085850" y="2362200"/>
            <wp:positionH relativeFrom="margin">
              <wp:align>center</wp:align>
            </wp:positionH>
            <wp:positionV relativeFrom="margin">
              <wp:align>top</wp:align>
            </wp:positionV>
            <wp:extent cx="2410198" cy="2410198"/>
            <wp:effectExtent l="0" t="0" r="9525" b="9525"/>
            <wp:wrapSquare wrapText="bothSides"/>
            <wp:docPr id="5124" name="Picture 4" descr="Los gallos de Morena para el INE">
              <a:extLst xmlns:a="http://schemas.openxmlformats.org/drawingml/2006/main">
                <a:ext uri="{FF2B5EF4-FFF2-40B4-BE49-F238E27FC236}">
                  <a16:creationId xmlns:a16="http://schemas.microsoft.com/office/drawing/2014/main" id="{E1F16681-9591-4442-9480-3D20BFBA6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Los gallos de Morena para el INE">
                      <a:extLst>
                        <a:ext uri="{FF2B5EF4-FFF2-40B4-BE49-F238E27FC236}">
                          <a16:creationId xmlns:a16="http://schemas.microsoft.com/office/drawing/2014/main" id="{E1F16681-9591-4442-9480-3D20BFBA6D2E}"/>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r="-8" b="-8"/>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1D304730" w14:textId="6027C232" w:rsidR="00133B9D" w:rsidRPr="001D26F9" w:rsidRDefault="00133B9D" w:rsidP="00FA5A50">
      <w:pPr>
        <w:jc w:val="both"/>
        <w:rPr>
          <w:rFonts w:ascii="Times New Roman" w:hAnsi="Times New Roman" w:cs="Times New Roman"/>
          <w:sz w:val="24"/>
          <w:szCs w:val="24"/>
          <w:lang w:eastAsia="es-MX"/>
        </w:rPr>
      </w:pPr>
    </w:p>
    <w:p w14:paraId="7051D61F" w14:textId="0E905AED" w:rsidR="00133B9D" w:rsidRPr="001D26F9" w:rsidRDefault="00133B9D" w:rsidP="00FA5A50">
      <w:pPr>
        <w:jc w:val="both"/>
        <w:rPr>
          <w:rFonts w:ascii="Times New Roman" w:hAnsi="Times New Roman" w:cs="Times New Roman"/>
          <w:sz w:val="24"/>
          <w:szCs w:val="24"/>
          <w:lang w:eastAsia="es-MX"/>
        </w:rPr>
      </w:pPr>
    </w:p>
    <w:p w14:paraId="52FCECB8" w14:textId="4C1238A4" w:rsidR="00133B9D" w:rsidRPr="001D26F9" w:rsidRDefault="00133B9D" w:rsidP="00FA5A50">
      <w:pPr>
        <w:jc w:val="both"/>
        <w:rPr>
          <w:rFonts w:ascii="Times New Roman" w:hAnsi="Times New Roman" w:cs="Times New Roman"/>
          <w:sz w:val="24"/>
          <w:szCs w:val="24"/>
          <w:lang w:eastAsia="es-MX"/>
        </w:rPr>
      </w:pPr>
    </w:p>
    <w:p w14:paraId="7213D7B2" w14:textId="7E46CBFC" w:rsidR="00133B9D" w:rsidRPr="001D26F9" w:rsidRDefault="00133B9D" w:rsidP="00FA5A50">
      <w:pPr>
        <w:jc w:val="both"/>
        <w:rPr>
          <w:rFonts w:ascii="Times New Roman" w:hAnsi="Times New Roman" w:cs="Times New Roman"/>
          <w:sz w:val="24"/>
          <w:szCs w:val="24"/>
          <w:lang w:eastAsia="es-MX"/>
        </w:rPr>
      </w:pPr>
    </w:p>
    <w:p w14:paraId="7802B0BB" w14:textId="77777777" w:rsidR="008C2A24" w:rsidRPr="001D26F9" w:rsidRDefault="008C2A24" w:rsidP="00FA5A50">
      <w:pPr>
        <w:jc w:val="both"/>
        <w:rPr>
          <w:rFonts w:ascii="Times New Roman" w:hAnsi="Times New Roman" w:cs="Times New Roman"/>
          <w:sz w:val="24"/>
          <w:szCs w:val="24"/>
          <w:lang w:eastAsia="es-MX"/>
        </w:rPr>
      </w:pPr>
    </w:p>
    <w:p w14:paraId="582C87E5" w14:textId="15AFF10D" w:rsidR="008C2A24" w:rsidRPr="001D26F9" w:rsidRDefault="008C2A24" w:rsidP="001C771E">
      <w:pPr>
        <w:pStyle w:val="Ttulo2"/>
        <w:jc w:val="center"/>
        <w:rPr>
          <w:rFonts w:ascii="Times New Roman" w:eastAsia="Times New Roman" w:hAnsi="Times New Roman" w:cs="Times New Roman"/>
          <w:sz w:val="24"/>
          <w:szCs w:val="24"/>
          <w:lang w:eastAsia="es-MX"/>
        </w:rPr>
      </w:pPr>
      <w:bookmarkStart w:id="15" w:name="_Toc46286624"/>
      <w:r w:rsidRPr="001D26F9">
        <w:rPr>
          <w:rFonts w:ascii="Times New Roman" w:eastAsia="Times New Roman" w:hAnsi="Times New Roman" w:cs="Times New Roman"/>
          <w:sz w:val="24"/>
          <w:szCs w:val="24"/>
          <w:lang w:eastAsia="es-MX"/>
        </w:rPr>
        <w:t>Lulisca Zircey Bautista Arreola</w:t>
      </w:r>
      <w:bookmarkEnd w:id="15"/>
    </w:p>
    <w:p w14:paraId="3F664611" w14:textId="77777777" w:rsidR="008C2A24"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Trayectoria: Socióloga Política (COLMEX) Asesora general de consejero.</w:t>
      </w:r>
    </w:p>
    <w:p w14:paraId="0025739F" w14:textId="77777777" w:rsidR="008C2A24"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019E36FC" w14:textId="59A69DAD" w:rsidR="002C6851"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Hizo una retrospectiva con las deficiencias de entonces IFE</w:t>
      </w:r>
      <w:r w:rsidR="004234A7" w:rsidRPr="001D26F9">
        <w:rPr>
          <w:rFonts w:ascii="Times New Roman" w:hAnsi="Times New Roman" w:cs="Times New Roman"/>
          <w:sz w:val="24"/>
          <w:szCs w:val="24"/>
          <w:lang w:eastAsia="es-MX"/>
        </w:rPr>
        <w:t xml:space="preserve">, distingue algunos riesgos inmediatos, con temas como lo es la organización,  como la compra de votos y la coacción y otros que  son mediatos como lo son el desafecto por la democracia ,  que nos dice que hay una separación, por un lado unas elites que toman las decisiones y por otro una ciudadanía que toma consecuencias, </w:t>
      </w:r>
      <w:r w:rsidR="002C6851" w:rsidRPr="001D26F9">
        <w:rPr>
          <w:rFonts w:ascii="Times New Roman" w:hAnsi="Times New Roman" w:cs="Times New Roman"/>
          <w:sz w:val="24"/>
          <w:szCs w:val="24"/>
          <w:lang w:eastAsia="es-MX"/>
        </w:rPr>
        <w:t xml:space="preserve">y provocado por ello la ciudadanía tiene un hartazgo, por lo que exigen sus tomas de decisiones. Por lo que cree ella que el INE tiene la responsabilidad de responder a la ciudadanía esas desafecciones que tienen. Enfatizo  en  los métodos de innovación. </w:t>
      </w:r>
    </w:p>
    <w:p w14:paraId="17C59527" w14:textId="0F81E69F" w:rsidR="008C2A24"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b/>
          <w:bCs/>
          <w:sz w:val="24"/>
          <w:szCs w:val="24"/>
          <w:lang w:eastAsia="es-MX"/>
        </w:rPr>
        <w:t xml:space="preserve"> </w:t>
      </w:r>
    </w:p>
    <w:p w14:paraId="11F7AC33" w14:textId="67FBD0CF"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Verónica Juárez Piña PRD Coordinadora Parlamentaria </w:t>
      </w:r>
    </w:p>
    <w:p w14:paraId="428682AB" w14:textId="74B21E4E" w:rsidR="002C6851" w:rsidRPr="001D26F9" w:rsidRDefault="002C685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Pregunta en contexto que además de los avances en paridad, y en la definición de un protocolo para </w:t>
      </w:r>
      <w:r w:rsidR="00ED4B29" w:rsidRPr="001D26F9">
        <w:rPr>
          <w:rFonts w:ascii="Times New Roman" w:eastAsia="Times New Roman" w:hAnsi="Times New Roman" w:cs="Times New Roman"/>
          <w:color w:val="050505"/>
          <w:sz w:val="24"/>
          <w:szCs w:val="24"/>
          <w:lang w:eastAsia="es-MX"/>
        </w:rPr>
        <w:t xml:space="preserve">la prevención de  la violencia política ¿Qué mas puede hacer el INE  para que las mujeres compitan con mas equidad? Comenta la diputada. </w:t>
      </w:r>
    </w:p>
    <w:p w14:paraId="246F41BB" w14:textId="314F5A74" w:rsidR="00677ED1" w:rsidRPr="001D26F9" w:rsidRDefault="008C2A24"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77ED1" w:rsidRPr="001D26F9">
        <w:rPr>
          <w:rFonts w:ascii="Times New Roman" w:eastAsia="Times New Roman" w:hAnsi="Times New Roman" w:cs="Times New Roman"/>
          <w:b/>
          <w:bCs/>
          <w:color w:val="050505"/>
          <w:sz w:val="24"/>
          <w:szCs w:val="24"/>
          <w:lang w:eastAsia="es-MX"/>
        </w:rPr>
        <w:t xml:space="preserve"> </w:t>
      </w:r>
      <w:r w:rsidR="004B40F0" w:rsidRPr="001D26F9">
        <w:rPr>
          <w:rFonts w:ascii="Times New Roman" w:eastAsia="Times New Roman" w:hAnsi="Times New Roman" w:cs="Times New Roman"/>
          <w:i/>
          <w:iCs/>
          <w:color w:val="050505"/>
          <w:sz w:val="24"/>
          <w:szCs w:val="24"/>
          <w:lang w:eastAsia="es-MX"/>
        </w:rPr>
        <w:t>a pesar de que</w:t>
      </w:r>
      <w:r w:rsidR="00677ED1" w:rsidRPr="001D26F9">
        <w:rPr>
          <w:rFonts w:ascii="Times New Roman" w:eastAsia="Times New Roman" w:hAnsi="Times New Roman" w:cs="Times New Roman"/>
          <w:i/>
          <w:iCs/>
          <w:color w:val="050505"/>
          <w:sz w:val="24"/>
          <w:szCs w:val="24"/>
          <w:lang w:eastAsia="es-MX"/>
        </w:rPr>
        <w:t xml:space="preserve"> ya hay paridad</w:t>
      </w:r>
      <w:r w:rsidR="004B40F0" w:rsidRPr="001D26F9">
        <w:rPr>
          <w:rFonts w:ascii="Times New Roman" w:eastAsia="Times New Roman" w:hAnsi="Times New Roman" w:cs="Times New Roman"/>
          <w:i/>
          <w:iCs/>
          <w:color w:val="050505"/>
          <w:sz w:val="24"/>
          <w:szCs w:val="24"/>
          <w:lang w:eastAsia="es-MX"/>
        </w:rPr>
        <w:t>,</w:t>
      </w:r>
      <w:r w:rsidR="00677ED1" w:rsidRPr="001D26F9">
        <w:rPr>
          <w:rFonts w:ascii="Times New Roman" w:eastAsia="Times New Roman" w:hAnsi="Times New Roman" w:cs="Times New Roman"/>
          <w:i/>
          <w:iCs/>
          <w:color w:val="050505"/>
          <w:sz w:val="24"/>
          <w:szCs w:val="24"/>
          <w:lang w:eastAsia="es-MX"/>
        </w:rPr>
        <w:t xml:space="preserve"> no hay equidad de los recursos, porque </w:t>
      </w:r>
      <w:r w:rsidR="004B40F0" w:rsidRPr="001D26F9">
        <w:rPr>
          <w:rFonts w:ascii="Times New Roman" w:eastAsia="Times New Roman" w:hAnsi="Times New Roman" w:cs="Times New Roman"/>
          <w:i/>
          <w:iCs/>
          <w:color w:val="050505"/>
          <w:sz w:val="24"/>
          <w:szCs w:val="24"/>
          <w:lang w:eastAsia="es-MX"/>
        </w:rPr>
        <w:t>en los nombramientos</w:t>
      </w:r>
      <w:r w:rsidR="00677ED1" w:rsidRPr="001D26F9">
        <w:rPr>
          <w:rFonts w:ascii="Times New Roman" w:eastAsia="Times New Roman" w:hAnsi="Times New Roman" w:cs="Times New Roman"/>
          <w:i/>
          <w:iCs/>
          <w:color w:val="050505"/>
          <w:sz w:val="24"/>
          <w:szCs w:val="24"/>
          <w:lang w:eastAsia="es-MX"/>
        </w:rPr>
        <w:t xml:space="preserve"> de las  </w:t>
      </w:r>
      <w:r w:rsidR="004B40F0" w:rsidRPr="001D26F9">
        <w:rPr>
          <w:rFonts w:ascii="Times New Roman" w:eastAsia="Times New Roman" w:hAnsi="Times New Roman" w:cs="Times New Roman"/>
          <w:i/>
          <w:iCs/>
          <w:color w:val="050505"/>
          <w:sz w:val="24"/>
          <w:szCs w:val="24"/>
          <w:lang w:eastAsia="es-MX"/>
        </w:rPr>
        <w:t xml:space="preserve"> candidatas, no se les dan las herramientas para ir a enfrentar a las campañas electorales, por lo que cree que el Instituto cuenta con las facultades para incentivar a los partidos políticos a que distribuyan el presupuesto de manera mas equitativa entre hombres y mujeres.</w:t>
      </w:r>
      <w:r w:rsidR="007F70E4" w:rsidRPr="001D26F9">
        <w:rPr>
          <w:rFonts w:ascii="Times New Roman" w:eastAsia="Times New Roman" w:hAnsi="Times New Roman" w:cs="Times New Roman"/>
          <w:i/>
          <w:iCs/>
          <w:color w:val="050505"/>
          <w:sz w:val="24"/>
          <w:szCs w:val="24"/>
          <w:lang w:eastAsia="es-MX"/>
        </w:rPr>
        <w:t xml:space="preserve"> Por lo que puede incidir positivamente. </w:t>
      </w:r>
    </w:p>
    <w:p w14:paraId="3E357015" w14:textId="70418F0B"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Marco Gómez Alcantar VERDE </w:t>
      </w:r>
    </w:p>
    <w:p w14:paraId="1E198AD1" w14:textId="5AD6151C" w:rsidR="00ED4B29" w:rsidRPr="001D26F9" w:rsidRDefault="00ED4B2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Comenta que la aspirante es asesora de un consejo electoral, quiere saber su opinión si es algo que se suma o resta en </w:t>
      </w:r>
      <w:r w:rsidR="00B15739" w:rsidRPr="001D26F9">
        <w:rPr>
          <w:rFonts w:ascii="Times New Roman" w:eastAsia="Times New Roman" w:hAnsi="Times New Roman" w:cs="Times New Roman"/>
          <w:color w:val="050505"/>
          <w:sz w:val="24"/>
          <w:szCs w:val="24"/>
          <w:lang w:eastAsia="es-MX"/>
        </w:rPr>
        <w:t xml:space="preserve">sus </w:t>
      </w:r>
      <w:r w:rsidRPr="001D26F9">
        <w:rPr>
          <w:rFonts w:ascii="Times New Roman" w:eastAsia="Times New Roman" w:hAnsi="Times New Roman" w:cs="Times New Roman"/>
          <w:color w:val="050505"/>
          <w:sz w:val="24"/>
          <w:szCs w:val="24"/>
          <w:lang w:eastAsia="es-MX"/>
        </w:rPr>
        <w:t xml:space="preserve"> capacidades, pero si le es alarmante que tenga esa </w:t>
      </w:r>
      <w:r w:rsidRPr="001D26F9">
        <w:rPr>
          <w:rFonts w:ascii="Times New Roman" w:eastAsia="Times New Roman" w:hAnsi="Times New Roman" w:cs="Times New Roman"/>
          <w:color w:val="050505"/>
          <w:sz w:val="24"/>
          <w:szCs w:val="24"/>
          <w:lang w:eastAsia="es-MX"/>
        </w:rPr>
        <w:lastRenderedPageBreak/>
        <w:t xml:space="preserve">vinculación, porque un concejero electoral es un jefe en términos generales, y se le puede tener agradecimiento o una desvinculación, por lo que tiene un supuesto de voto libre. </w:t>
      </w:r>
    </w:p>
    <w:p w14:paraId="2319A19C" w14:textId="1EA55E9D" w:rsidR="008C2A24" w:rsidRPr="001D26F9" w:rsidRDefault="008C2A24"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77ED1" w:rsidRPr="001D26F9">
        <w:rPr>
          <w:rFonts w:ascii="Times New Roman" w:eastAsia="Times New Roman" w:hAnsi="Times New Roman" w:cs="Times New Roman"/>
          <w:color w:val="050505"/>
          <w:sz w:val="24"/>
          <w:szCs w:val="24"/>
          <w:lang w:eastAsia="es-MX"/>
        </w:rPr>
        <w:t xml:space="preserve"> </w:t>
      </w:r>
      <w:r w:rsidR="00677ED1" w:rsidRPr="001D26F9">
        <w:rPr>
          <w:rFonts w:ascii="Times New Roman" w:eastAsia="Times New Roman" w:hAnsi="Times New Roman" w:cs="Times New Roman"/>
          <w:i/>
          <w:iCs/>
          <w:color w:val="050505"/>
          <w:sz w:val="24"/>
          <w:szCs w:val="24"/>
          <w:lang w:eastAsia="es-MX"/>
        </w:rPr>
        <w:t xml:space="preserve">responde con el recurso de ser feminista, por lo que demuestra su independencia, dice que no esta bajo la tutela de nadie (ni incluso de su padre y esposo), esta bajo la tutela de su criterio propio, y por ningún tipo de trabajo dejaría de sostener su opinión y criterio. </w:t>
      </w:r>
    </w:p>
    <w:p w14:paraId="29599831" w14:textId="784E7505"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74EC4057" w14:textId="3DFC4BE0" w:rsidR="00ED4B29" w:rsidRPr="001D26F9" w:rsidRDefault="00845BB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Pregunta como actuaria de una forma imparcial e independiente, al tener una relación laboral los últimos años en el propio concejo general del INE, con un concejero que mas esta en el cargo. </w:t>
      </w:r>
    </w:p>
    <w:p w14:paraId="6D306451" w14:textId="42812756" w:rsidR="008C2A24" w:rsidRPr="001D26F9" w:rsidRDefault="008C2A24" w:rsidP="00FA5A50">
      <w:pPr>
        <w:shd w:val="clear" w:color="auto" w:fill="FFFFFF"/>
        <w:tabs>
          <w:tab w:val="left" w:pos="1574"/>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8F5948" w:rsidRPr="001D26F9">
        <w:rPr>
          <w:rFonts w:ascii="Times New Roman" w:eastAsia="Times New Roman" w:hAnsi="Times New Roman" w:cs="Times New Roman"/>
          <w:i/>
          <w:iCs/>
          <w:color w:val="050505"/>
          <w:sz w:val="24"/>
          <w:szCs w:val="24"/>
          <w:lang w:eastAsia="es-MX"/>
        </w:rPr>
        <w:t>tiene la opinión que debe de ser compartida por  los concejeros, y tienen el supuesto de que a veces se ganó o no el tema. Y cree que se tiene que recuperar el espíritu del colegiado, asumiendo un actuar discreto,  dejando que los actores electorales compitan entre si, con imparcialidad.</w:t>
      </w:r>
    </w:p>
    <w:p w14:paraId="7485736E" w14:textId="12F7952A"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3F2215FE" w14:textId="03C63072" w:rsidR="00845BBF" w:rsidRPr="001D26F9" w:rsidRDefault="00845BB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Qué propone para que desde el INE estimule la participación ciudadana en las elecciones y se  aprovecha el bono las elecciones del 2018</w:t>
      </w:r>
      <w:r w:rsidR="00B15739"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color w:val="050505"/>
          <w:sz w:val="24"/>
          <w:szCs w:val="24"/>
          <w:lang w:eastAsia="es-MX"/>
        </w:rPr>
        <w:t xml:space="preserve"> que reconoce que se obtuvo qué propone en materia de la construcción de la siguiente etapa para la transición democrática en materia de innovación electoral; y cómo conseguir la autonomía e independencia que el consejo debe observar para ejercer este cargo.</w:t>
      </w:r>
    </w:p>
    <w:p w14:paraId="3EAA347A" w14:textId="77777777"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Replicar los esfuerzos del instituto en actores territoriales, como universidades, grupos organizados, asociaciones comunitarias, para que conozcan los mecanismos para pedir a las autoridades una rendición de cuentas.</w:t>
      </w:r>
    </w:p>
    <w:p w14:paraId="51EA30E4" w14:textId="20628AD9" w:rsidR="00B15739" w:rsidRPr="001D26F9" w:rsidRDefault="00B15739"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Gerardo Fernández Noroña  PT </w:t>
      </w:r>
    </w:p>
    <w:p w14:paraId="7F756F82" w14:textId="3A5F7429" w:rsidR="00B15739" w:rsidRPr="001D26F9" w:rsidRDefault="00B15739"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Sin preguntas.</w:t>
      </w:r>
    </w:p>
    <w:p w14:paraId="7AF80D4D" w14:textId="77777777" w:rsidR="00B15739" w:rsidRPr="001D26F9" w:rsidRDefault="00B15739"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4F705D91" w14:textId="0B7B1C97"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w:t>
      </w:r>
      <w:r w:rsidR="000B32D6" w:rsidRPr="001D26F9">
        <w:rPr>
          <w:rFonts w:ascii="Times New Roman" w:eastAsia="Times New Roman" w:hAnsi="Times New Roman" w:cs="Times New Roman"/>
          <w:b/>
          <w:bCs/>
          <w:color w:val="050505"/>
          <w:sz w:val="24"/>
          <w:szCs w:val="24"/>
          <w:lang w:eastAsia="es-MX"/>
        </w:rPr>
        <w:t>o</w:t>
      </w:r>
      <w:r w:rsidRPr="001D26F9">
        <w:rPr>
          <w:rFonts w:ascii="Times New Roman" w:eastAsia="Times New Roman" w:hAnsi="Times New Roman" w:cs="Times New Roman"/>
          <w:b/>
          <w:bCs/>
          <w:color w:val="050505"/>
          <w:sz w:val="24"/>
          <w:szCs w:val="24"/>
          <w:lang w:eastAsia="es-MX"/>
        </w:rPr>
        <w:t xml:space="preserve"> Ernesto </w:t>
      </w:r>
      <w:r w:rsidR="00B15739" w:rsidRPr="001D26F9">
        <w:rPr>
          <w:rFonts w:ascii="Times New Roman" w:eastAsia="Times New Roman" w:hAnsi="Times New Roman" w:cs="Times New Roman"/>
          <w:b/>
          <w:bCs/>
          <w:color w:val="050505"/>
          <w:sz w:val="24"/>
          <w:szCs w:val="24"/>
          <w:lang w:eastAsia="es-MX"/>
        </w:rPr>
        <w:t xml:space="preserve">Javier </w:t>
      </w:r>
      <w:r w:rsidRPr="001D26F9">
        <w:rPr>
          <w:rFonts w:ascii="Times New Roman" w:eastAsia="Times New Roman" w:hAnsi="Times New Roman" w:cs="Times New Roman"/>
          <w:b/>
          <w:bCs/>
          <w:color w:val="050505"/>
          <w:sz w:val="24"/>
          <w:szCs w:val="24"/>
          <w:lang w:eastAsia="es-MX"/>
        </w:rPr>
        <w:t xml:space="preserve">Nemer Álvarez PRI </w:t>
      </w:r>
      <w:r w:rsidR="00B15739" w:rsidRPr="001D26F9">
        <w:rPr>
          <w:rFonts w:ascii="Times New Roman" w:eastAsia="Times New Roman" w:hAnsi="Times New Roman" w:cs="Times New Roman"/>
          <w:b/>
          <w:bCs/>
          <w:color w:val="050505"/>
          <w:sz w:val="24"/>
          <w:szCs w:val="24"/>
          <w:lang w:eastAsia="es-MX"/>
        </w:rPr>
        <w:t xml:space="preserve"> (México 5ª. Circunscripción)</w:t>
      </w:r>
    </w:p>
    <w:p w14:paraId="0AD127E0" w14:textId="6D826BAD" w:rsidR="00B15739" w:rsidRPr="001D26F9" w:rsidRDefault="00771D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Pide una propuesta para el mejoramiento de la fiscalización de los recursos, que se les entregara a los partidos políticos.</w:t>
      </w:r>
    </w:p>
    <w:p w14:paraId="24C275DE" w14:textId="7866D68F" w:rsidR="008C2A24" w:rsidRPr="001D26F9" w:rsidRDefault="008C2A24"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40962" w:rsidRPr="001D26F9">
        <w:rPr>
          <w:rFonts w:ascii="Times New Roman" w:eastAsia="Times New Roman" w:hAnsi="Times New Roman" w:cs="Times New Roman"/>
          <w:i/>
          <w:iCs/>
          <w:color w:val="050505"/>
          <w:sz w:val="24"/>
          <w:szCs w:val="24"/>
          <w:lang w:eastAsia="es-MX"/>
        </w:rPr>
        <w:t>hay un abuso</w:t>
      </w:r>
      <w:r w:rsidR="00440962" w:rsidRPr="001D26F9">
        <w:rPr>
          <w:rFonts w:ascii="Times New Roman" w:eastAsia="Times New Roman" w:hAnsi="Times New Roman" w:cs="Times New Roman"/>
          <w:b/>
          <w:bCs/>
          <w:i/>
          <w:iCs/>
          <w:color w:val="050505"/>
          <w:sz w:val="24"/>
          <w:szCs w:val="24"/>
          <w:lang w:eastAsia="es-MX"/>
        </w:rPr>
        <w:t xml:space="preserve">   </w:t>
      </w:r>
      <w:r w:rsidR="00440962" w:rsidRPr="001D26F9">
        <w:rPr>
          <w:rFonts w:ascii="Times New Roman" w:eastAsia="Times New Roman" w:hAnsi="Times New Roman" w:cs="Times New Roman"/>
          <w:i/>
          <w:iCs/>
          <w:color w:val="050505"/>
          <w:sz w:val="24"/>
          <w:szCs w:val="24"/>
          <w:lang w:eastAsia="es-MX"/>
        </w:rPr>
        <w:t>publico por parte de los partidos políticos en el tema de financiamiento público , el INE tiene que proponer opciones, para que se actúe con una lógica de racionalidad del país. Y que actúe con equidad</w:t>
      </w:r>
      <w:r w:rsidR="008F5948" w:rsidRPr="001D26F9">
        <w:rPr>
          <w:rFonts w:ascii="Times New Roman" w:eastAsia="Times New Roman" w:hAnsi="Times New Roman" w:cs="Times New Roman"/>
          <w:i/>
          <w:iCs/>
          <w:color w:val="050505"/>
          <w:sz w:val="24"/>
          <w:szCs w:val="24"/>
          <w:lang w:eastAsia="es-MX"/>
        </w:rPr>
        <w:t>.</w:t>
      </w:r>
    </w:p>
    <w:p w14:paraId="53C3F113" w14:textId="77777777" w:rsidR="00771DD1"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Juan Carlos Romero Hicks PAN</w:t>
      </w:r>
    </w:p>
    <w:p w14:paraId="53309898" w14:textId="7960CD94" w:rsidR="008C2A24" w:rsidRPr="001D26F9" w:rsidRDefault="00771D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Que opinión da que nuestro preside la república, ah dicho que se quiere ostentar como garante  </w:t>
      </w:r>
      <w:r w:rsidR="008C2A24" w:rsidRPr="001D26F9">
        <w:rPr>
          <w:rFonts w:ascii="Times New Roman" w:eastAsia="Times New Roman" w:hAnsi="Times New Roman" w:cs="Times New Roman"/>
          <w:b/>
          <w:bCs/>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 xml:space="preserve"> proceso electoral del 2021, quien vigilara las elecciones; y su opinión de las criticas del presidente AMLO sobre el funcionamiento del INE.</w:t>
      </w:r>
    </w:p>
    <w:p w14:paraId="0A5ADBFC" w14:textId="77777777"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color w:val="050505"/>
          <w:sz w:val="24"/>
          <w:szCs w:val="24"/>
          <w:lang w:eastAsia="es-MX"/>
        </w:rPr>
        <w:t>“</w:t>
      </w:r>
      <w:r w:rsidRPr="001D26F9">
        <w:rPr>
          <w:rFonts w:ascii="Times New Roman" w:eastAsia="Times New Roman" w:hAnsi="Times New Roman" w:cs="Times New Roman"/>
          <w:i/>
          <w:iCs/>
          <w:color w:val="050505"/>
          <w:sz w:val="24"/>
          <w:szCs w:val="24"/>
          <w:lang w:eastAsia="es-MX"/>
        </w:rPr>
        <w:t>Se encuentra bajo la tutela propia, sin influencia de los familiares (Padre, esposo).</w:t>
      </w:r>
    </w:p>
    <w:p w14:paraId="5761FA8D" w14:textId="354F26F4" w:rsidR="00AF394D" w:rsidRPr="001D26F9" w:rsidRDefault="00AF394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Federal Pablo Gómez  Álvarez MORENA</w:t>
      </w:r>
    </w:p>
    <w:p w14:paraId="6A3F5C42" w14:textId="77777777" w:rsidR="00AF394D" w:rsidRPr="001D26F9" w:rsidRDefault="00AF394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Refuta fervientemente sobre el cuestionamiento del Diputado Hicks, de carácter personal con relación a la esposa del presidente de la república.</w:t>
      </w:r>
    </w:p>
    <w:p w14:paraId="389624C6" w14:textId="6A316469" w:rsidR="00AF394D" w:rsidRPr="001D26F9" w:rsidRDefault="00AF394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Existe hoy en día el concejo general del INE, un grupo que toma las decisiones fundamentales reuniéndose aparte del concejo general si o no. Cuestiona el diputado.</w:t>
      </w:r>
    </w:p>
    <w:p w14:paraId="13542E64" w14:textId="14618FFC"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E35FEE" w:rsidRPr="001D26F9">
        <w:rPr>
          <w:rFonts w:ascii="Times New Roman" w:eastAsia="Times New Roman" w:hAnsi="Times New Roman" w:cs="Times New Roman"/>
          <w:b/>
          <w:bCs/>
          <w:color w:val="050505"/>
          <w:sz w:val="24"/>
          <w:szCs w:val="24"/>
          <w:lang w:eastAsia="es-MX"/>
        </w:rPr>
        <w:t xml:space="preserve"> …</w:t>
      </w:r>
    </w:p>
    <w:p w14:paraId="06A76C5B" w14:textId="77777777" w:rsidR="003F766B" w:rsidRPr="001D26F9" w:rsidRDefault="003F766B" w:rsidP="00FA5A50">
      <w:pPr>
        <w:jc w:val="both"/>
        <w:rPr>
          <w:rFonts w:ascii="Times New Roman" w:hAnsi="Times New Roman" w:cs="Times New Roman"/>
          <w:sz w:val="24"/>
          <w:szCs w:val="24"/>
        </w:rPr>
      </w:pPr>
    </w:p>
    <w:p w14:paraId="5FF48C17" w14:textId="77777777" w:rsidR="003F766B" w:rsidRPr="001D26F9" w:rsidRDefault="003F766B" w:rsidP="00FA5A50">
      <w:pPr>
        <w:jc w:val="both"/>
        <w:rPr>
          <w:rFonts w:ascii="Times New Roman" w:hAnsi="Times New Roman" w:cs="Times New Roman"/>
          <w:sz w:val="24"/>
          <w:szCs w:val="24"/>
        </w:rPr>
      </w:pPr>
    </w:p>
    <w:p w14:paraId="43AF2E90" w14:textId="77777777" w:rsidR="003F766B" w:rsidRPr="001D26F9" w:rsidRDefault="003F766B" w:rsidP="00FA5A50">
      <w:pPr>
        <w:jc w:val="both"/>
        <w:rPr>
          <w:rFonts w:ascii="Times New Roman" w:hAnsi="Times New Roman" w:cs="Times New Roman"/>
          <w:sz w:val="24"/>
          <w:szCs w:val="24"/>
        </w:rPr>
      </w:pPr>
    </w:p>
    <w:p w14:paraId="4C896EBF" w14:textId="13327107" w:rsidR="00E35FEE" w:rsidRPr="001D26F9" w:rsidRDefault="001C771E" w:rsidP="00FA5A50">
      <w:pPr>
        <w:jc w:val="both"/>
        <w:rPr>
          <w:rFonts w:ascii="Times New Roman" w:hAnsi="Times New Roman" w:cs="Times New Roman"/>
          <w:sz w:val="24"/>
          <w:szCs w:val="24"/>
        </w:rPr>
      </w:pPr>
      <w:r w:rsidRPr="001C771E">
        <w:rPr>
          <w:rFonts w:ascii="Times New Roman" w:hAnsi="Times New Roman" w:cs="Times New Roman"/>
          <w:noProof/>
          <w:sz w:val="24"/>
          <w:szCs w:val="24"/>
        </w:rPr>
        <w:drawing>
          <wp:anchor distT="0" distB="0" distL="114300" distR="114300" simplePos="0" relativeHeight="251670528" behindDoc="0" locked="0" layoutInCell="1" allowOverlap="1" wp14:anchorId="1126C9F3" wp14:editId="671D8EDE">
            <wp:simplePos x="1085850" y="2457450"/>
            <wp:positionH relativeFrom="margin">
              <wp:align>center</wp:align>
            </wp:positionH>
            <wp:positionV relativeFrom="margin">
              <wp:align>top</wp:align>
            </wp:positionV>
            <wp:extent cx="2410198" cy="2410198"/>
            <wp:effectExtent l="0" t="0" r="9525" b="9525"/>
            <wp:wrapTopAndBottom/>
            <wp:docPr id="5126" name="Picture 6" descr="Javier Aparicio Castillo | Seminario Formación de Investigadores ...">
              <a:extLst xmlns:a="http://schemas.openxmlformats.org/drawingml/2006/main">
                <a:ext uri="{FF2B5EF4-FFF2-40B4-BE49-F238E27FC236}">
                  <a16:creationId xmlns:a16="http://schemas.microsoft.com/office/drawing/2014/main" id="{B6402F15-3183-4473-819E-3B8ABBC3D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Javier Aparicio Castillo | Seminario Formación de Investigadores ...">
                      <a:extLst>
                        <a:ext uri="{FF2B5EF4-FFF2-40B4-BE49-F238E27FC236}">
                          <a16:creationId xmlns:a16="http://schemas.microsoft.com/office/drawing/2014/main" id="{B6402F15-3183-4473-819E-3B8ABBC3D72A}"/>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r="33501" b="1"/>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4F653E2F" w14:textId="77777777" w:rsidR="00E35FEE" w:rsidRPr="001D26F9" w:rsidRDefault="00E35FEE" w:rsidP="00FA5A50">
      <w:pPr>
        <w:jc w:val="both"/>
        <w:rPr>
          <w:rFonts w:ascii="Times New Roman" w:hAnsi="Times New Roman" w:cs="Times New Roman"/>
          <w:sz w:val="24"/>
          <w:szCs w:val="24"/>
        </w:rPr>
      </w:pPr>
    </w:p>
    <w:p w14:paraId="600114F0" w14:textId="77777777" w:rsidR="008C2A24" w:rsidRPr="001D26F9" w:rsidRDefault="008C2A24" w:rsidP="001C771E">
      <w:pPr>
        <w:pStyle w:val="Ttulo2"/>
        <w:jc w:val="center"/>
        <w:rPr>
          <w:rFonts w:ascii="Times New Roman" w:hAnsi="Times New Roman" w:cs="Times New Roman"/>
          <w:sz w:val="24"/>
          <w:szCs w:val="24"/>
        </w:rPr>
      </w:pPr>
      <w:bookmarkStart w:id="16" w:name="_Toc46286625"/>
      <w:r w:rsidRPr="001D26F9">
        <w:rPr>
          <w:rFonts w:ascii="Times New Roman" w:hAnsi="Times New Roman" w:cs="Times New Roman"/>
          <w:sz w:val="24"/>
          <w:szCs w:val="24"/>
        </w:rPr>
        <w:t>Francisco Javier Aparicio Castillo</w:t>
      </w:r>
      <w:bookmarkEnd w:id="16"/>
    </w:p>
    <w:p w14:paraId="248D11E2" w14:textId="77777777" w:rsidR="008C2A24" w:rsidRPr="001D26F9" w:rsidRDefault="008C2A24" w:rsidP="00FA5A50">
      <w:pPr>
        <w:jc w:val="both"/>
        <w:rPr>
          <w:rFonts w:ascii="Times New Roman" w:hAnsi="Times New Roman" w:cs="Times New Roman"/>
          <w:sz w:val="24"/>
          <w:szCs w:val="24"/>
        </w:rPr>
      </w:pPr>
    </w:p>
    <w:p w14:paraId="52F3C4A5" w14:textId="7EF034B9" w:rsidR="008C2A24"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Trayectoria: Consejero Electoral Local </w:t>
      </w:r>
      <w:r w:rsidR="00752D4D" w:rsidRPr="001D26F9">
        <w:rPr>
          <w:rFonts w:ascii="Times New Roman" w:hAnsi="Times New Roman" w:cs="Times New Roman"/>
          <w:sz w:val="24"/>
          <w:szCs w:val="24"/>
          <w:lang w:eastAsia="es-MX"/>
        </w:rPr>
        <w:t xml:space="preserve">en la CDMX </w:t>
      </w:r>
      <w:r w:rsidRPr="001D26F9">
        <w:rPr>
          <w:rFonts w:ascii="Times New Roman" w:hAnsi="Times New Roman" w:cs="Times New Roman"/>
          <w:sz w:val="24"/>
          <w:szCs w:val="24"/>
          <w:lang w:eastAsia="es-MX"/>
        </w:rPr>
        <w:t xml:space="preserve">(2011), Participación en proceso electoral (2012 y 2015) Participación en la elección de la asamblea constituyente, participación en Comités técnicos, conteos rápidos en elecciones de gobernador, programas de resultados preliminares electorales a nivel federal y local. </w:t>
      </w:r>
      <w:r w:rsidR="00E35FEE" w:rsidRPr="001D26F9">
        <w:rPr>
          <w:rFonts w:ascii="Times New Roman" w:hAnsi="Times New Roman" w:cs="Times New Roman"/>
          <w:sz w:val="24"/>
          <w:szCs w:val="24"/>
          <w:lang w:eastAsia="es-MX"/>
        </w:rPr>
        <w:t xml:space="preserve"> E interés en la materia electoral proviene  desde la  académica, porque  se especializo en el estudio de los  sistemas </w:t>
      </w:r>
      <w:r w:rsidR="00752D4D" w:rsidRPr="001D26F9">
        <w:rPr>
          <w:rFonts w:ascii="Times New Roman" w:hAnsi="Times New Roman" w:cs="Times New Roman"/>
          <w:sz w:val="24"/>
          <w:szCs w:val="24"/>
          <w:lang w:eastAsia="es-MX"/>
        </w:rPr>
        <w:t>electorales, reformas</w:t>
      </w:r>
      <w:r w:rsidR="00E35FEE" w:rsidRPr="001D26F9">
        <w:rPr>
          <w:rFonts w:ascii="Times New Roman" w:hAnsi="Times New Roman" w:cs="Times New Roman"/>
          <w:sz w:val="24"/>
          <w:szCs w:val="24"/>
          <w:lang w:eastAsia="es-MX"/>
        </w:rPr>
        <w:t xml:space="preserve"> políticas, problemas de paridad de genero entre otros, </w:t>
      </w:r>
    </w:p>
    <w:p w14:paraId="531B02B7" w14:textId="77777777" w:rsidR="00752D4D"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639BF438" w14:textId="7E6426E9" w:rsidR="008C2A24" w:rsidRPr="001D26F9" w:rsidRDefault="00752D4D"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E</w:t>
      </w:r>
      <w:r w:rsidR="008C2A24" w:rsidRPr="001D26F9">
        <w:rPr>
          <w:rFonts w:ascii="Times New Roman" w:hAnsi="Times New Roman" w:cs="Times New Roman"/>
          <w:sz w:val="24"/>
          <w:szCs w:val="24"/>
          <w:lang w:eastAsia="es-MX"/>
        </w:rPr>
        <w:t>n</w:t>
      </w:r>
      <w:r w:rsidRPr="001D26F9">
        <w:rPr>
          <w:rFonts w:ascii="Times New Roman" w:hAnsi="Times New Roman" w:cs="Times New Roman"/>
          <w:sz w:val="24"/>
          <w:szCs w:val="24"/>
          <w:lang w:eastAsia="es-MX"/>
        </w:rPr>
        <w:t xml:space="preserve"> </w:t>
      </w:r>
      <w:r w:rsidR="008C2A24" w:rsidRPr="001D26F9">
        <w:rPr>
          <w:rFonts w:ascii="Times New Roman" w:hAnsi="Times New Roman" w:cs="Times New Roman"/>
          <w:sz w:val="24"/>
          <w:szCs w:val="24"/>
          <w:lang w:eastAsia="es-MX"/>
        </w:rPr>
        <w:t xml:space="preserve"> la</w:t>
      </w:r>
      <w:r w:rsidRPr="001D26F9">
        <w:rPr>
          <w:rFonts w:ascii="Times New Roman" w:hAnsi="Times New Roman" w:cs="Times New Roman"/>
          <w:sz w:val="24"/>
          <w:szCs w:val="24"/>
          <w:lang w:eastAsia="es-MX"/>
        </w:rPr>
        <w:t xml:space="preserve">s y </w:t>
      </w:r>
      <w:r w:rsidR="008C2A24" w:rsidRPr="001D26F9">
        <w:rPr>
          <w:rFonts w:ascii="Times New Roman" w:hAnsi="Times New Roman" w:cs="Times New Roman"/>
          <w:sz w:val="24"/>
          <w:szCs w:val="24"/>
          <w:lang w:eastAsia="es-MX"/>
        </w:rPr>
        <w:t xml:space="preserve"> los ciudadanos sen encuentran interesados por participar en el deber cívico. La institución debe </w:t>
      </w:r>
      <w:r w:rsidRPr="001D26F9">
        <w:rPr>
          <w:rFonts w:ascii="Times New Roman" w:hAnsi="Times New Roman" w:cs="Times New Roman"/>
          <w:sz w:val="24"/>
          <w:szCs w:val="24"/>
          <w:lang w:eastAsia="es-MX"/>
        </w:rPr>
        <w:t xml:space="preserve">recuperar el </w:t>
      </w:r>
      <w:r w:rsidR="008C2A24" w:rsidRPr="001D26F9">
        <w:rPr>
          <w:rFonts w:ascii="Times New Roman" w:hAnsi="Times New Roman" w:cs="Times New Roman"/>
          <w:sz w:val="24"/>
          <w:szCs w:val="24"/>
          <w:lang w:eastAsia="es-MX"/>
        </w:rPr>
        <w:t xml:space="preserve"> respeto y la confianza de la ciudadanía</w:t>
      </w:r>
      <w:r w:rsidRPr="001D26F9">
        <w:rPr>
          <w:rFonts w:ascii="Times New Roman" w:hAnsi="Times New Roman" w:cs="Times New Roman"/>
          <w:sz w:val="24"/>
          <w:szCs w:val="24"/>
          <w:lang w:eastAsia="es-MX"/>
        </w:rPr>
        <w:t>,</w:t>
      </w:r>
      <w:r w:rsidR="008C2A24" w:rsidRPr="001D26F9">
        <w:rPr>
          <w:rFonts w:ascii="Times New Roman" w:hAnsi="Times New Roman" w:cs="Times New Roman"/>
          <w:sz w:val="24"/>
          <w:szCs w:val="24"/>
          <w:lang w:eastAsia="es-MX"/>
        </w:rPr>
        <w:t xml:space="preserve"> </w:t>
      </w:r>
      <w:r w:rsidRPr="001D26F9">
        <w:rPr>
          <w:rFonts w:ascii="Times New Roman" w:hAnsi="Times New Roman" w:cs="Times New Roman"/>
          <w:sz w:val="24"/>
          <w:szCs w:val="24"/>
          <w:lang w:eastAsia="es-MX"/>
        </w:rPr>
        <w:t xml:space="preserve">en los </w:t>
      </w:r>
      <w:r w:rsidR="008C2A24" w:rsidRPr="001D26F9">
        <w:rPr>
          <w:rFonts w:ascii="Times New Roman" w:hAnsi="Times New Roman" w:cs="Times New Roman"/>
          <w:sz w:val="24"/>
          <w:szCs w:val="24"/>
          <w:lang w:eastAsia="es-MX"/>
        </w:rPr>
        <w:t xml:space="preserve"> actores políticos a través de decisiones imparciales; que sea más eficiente, con elecciones equitativas a un costo más </w:t>
      </w:r>
      <w:r w:rsidRPr="001D26F9">
        <w:rPr>
          <w:rFonts w:ascii="Times New Roman" w:hAnsi="Times New Roman" w:cs="Times New Roman"/>
          <w:sz w:val="24"/>
          <w:szCs w:val="24"/>
          <w:lang w:eastAsia="es-MX"/>
        </w:rPr>
        <w:t xml:space="preserve">accesible </w:t>
      </w:r>
      <w:r w:rsidR="008C2A24" w:rsidRPr="001D26F9">
        <w:rPr>
          <w:rFonts w:ascii="Times New Roman" w:hAnsi="Times New Roman" w:cs="Times New Roman"/>
          <w:sz w:val="24"/>
          <w:szCs w:val="24"/>
          <w:lang w:eastAsia="es-MX"/>
        </w:rPr>
        <w:t xml:space="preserve"> para toda la sociedad. Con un consejo federal regido por la razón y el derecho, donde todas y cada una de las decisiones sean argumentadas publica y claramente, para mantener la equidad de las contiendas políticas. El INE debe reformarse</w:t>
      </w:r>
      <w:r w:rsidRPr="001D26F9">
        <w:rPr>
          <w:rFonts w:ascii="Times New Roman" w:hAnsi="Times New Roman" w:cs="Times New Roman"/>
          <w:sz w:val="24"/>
          <w:szCs w:val="24"/>
          <w:lang w:eastAsia="es-MX"/>
        </w:rPr>
        <w:t xml:space="preserve"> constantemente </w:t>
      </w:r>
      <w:r w:rsidR="008C2A24" w:rsidRPr="001D26F9">
        <w:rPr>
          <w:rFonts w:ascii="Times New Roman" w:hAnsi="Times New Roman" w:cs="Times New Roman"/>
          <w:sz w:val="24"/>
          <w:szCs w:val="24"/>
          <w:lang w:eastAsia="es-MX"/>
        </w:rPr>
        <w:t xml:space="preserve"> para el servicio del país.</w:t>
      </w:r>
    </w:p>
    <w:p w14:paraId="70F4F510" w14:textId="77777777" w:rsidR="008C2A24" w:rsidRPr="001D26F9" w:rsidRDefault="008C2A24" w:rsidP="00FA5A50">
      <w:pPr>
        <w:jc w:val="both"/>
        <w:rPr>
          <w:rFonts w:ascii="Times New Roman" w:hAnsi="Times New Roman" w:cs="Times New Roman"/>
          <w:sz w:val="24"/>
          <w:szCs w:val="24"/>
          <w:lang w:eastAsia="es-MX"/>
        </w:rPr>
      </w:pPr>
    </w:p>
    <w:p w14:paraId="006A5629" w14:textId="77777777" w:rsidR="008C2A24" w:rsidRPr="001D26F9" w:rsidRDefault="008C2A24" w:rsidP="00FA5A50">
      <w:pPr>
        <w:jc w:val="both"/>
        <w:rPr>
          <w:rFonts w:ascii="Times New Roman" w:hAnsi="Times New Roman" w:cs="Times New Roman"/>
          <w:sz w:val="24"/>
          <w:szCs w:val="24"/>
          <w:lang w:eastAsia="es-MX"/>
        </w:rPr>
      </w:pPr>
      <w:r w:rsidRPr="001D26F9">
        <w:rPr>
          <w:rFonts w:ascii="Times New Roman" w:hAnsi="Times New Roman" w:cs="Times New Roman"/>
          <w:b/>
          <w:bCs/>
          <w:sz w:val="24"/>
          <w:szCs w:val="24"/>
          <w:lang w:eastAsia="es-MX"/>
        </w:rPr>
        <w:t xml:space="preserve">Preguntas </w:t>
      </w:r>
    </w:p>
    <w:p w14:paraId="0A781360" w14:textId="13BB0306"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Diputada Verónica Juárez Piña PRD Coordinadora Parlamentaria </w:t>
      </w:r>
    </w:p>
    <w:p w14:paraId="086FB7DA" w14:textId="45EA1E67" w:rsidR="00752D4D" w:rsidRPr="001D26F9" w:rsidRDefault="00752D4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margen con la paridad de genero pide su punto de vista </w:t>
      </w:r>
      <w:r w:rsidR="001803EA" w:rsidRPr="001D26F9">
        <w:rPr>
          <w:rFonts w:ascii="Times New Roman" w:eastAsia="Times New Roman" w:hAnsi="Times New Roman" w:cs="Times New Roman"/>
          <w:color w:val="050505"/>
          <w:sz w:val="24"/>
          <w:szCs w:val="24"/>
          <w:lang w:eastAsia="es-MX"/>
        </w:rPr>
        <w:t>con la reforma de paridad que debe de darse para  los derechos electorales de las y los ciudadanos o para integración paritaria de los órganos electorales.</w:t>
      </w:r>
    </w:p>
    <w:p w14:paraId="3B8C115C" w14:textId="02F0FC74" w:rsidR="008C2A24" w:rsidRPr="001D26F9" w:rsidRDefault="008C2A24" w:rsidP="00FA5A50">
      <w:pPr>
        <w:shd w:val="clear" w:color="auto" w:fill="FFFFFF"/>
        <w:spacing w:after="0" w:line="240" w:lineRule="auto"/>
        <w:jc w:val="both"/>
        <w:rPr>
          <w:rFonts w:ascii="Times New Roman" w:eastAsia="Times New Roman" w:hAnsi="Times New Roman" w:cs="Times New Roman"/>
          <w:b/>
          <w:bCs/>
          <w:i/>
          <w:i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Respuesta: </w:t>
      </w:r>
      <w:r w:rsidR="007B20A1" w:rsidRPr="001D26F9">
        <w:rPr>
          <w:rFonts w:ascii="Times New Roman" w:eastAsia="Times New Roman" w:hAnsi="Times New Roman" w:cs="Times New Roman"/>
          <w:i/>
          <w:iCs/>
          <w:color w:val="050505"/>
          <w:sz w:val="24"/>
          <w:szCs w:val="24"/>
          <w:lang w:eastAsia="es-MX"/>
        </w:rPr>
        <w:t xml:space="preserve"> la mayoría de las democracias, tienen abierta la paridad en las candidaturas, de tener un acceso en la </w:t>
      </w:r>
      <w:r w:rsidR="006201A6" w:rsidRPr="001D26F9">
        <w:rPr>
          <w:rFonts w:ascii="Times New Roman" w:eastAsia="Times New Roman" w:hAnsi="Times New Roman" w:cs="Times New Roman"/>
          <w:i/>
          <w:iCs/>
          <w:color w:val="050505"/>
          <w:sz w:val="24"/>
          <w:szCs w:val="24"/>
          <w:lang w:eastAsia="es-MX"/>
        </w:rPr>
        <w:t xml:space="preserve">boleta, </w:t>
      </w:r>
      <w:r w:rsidR="007B20A1" w:rsidRPr="001D26F9">
        <w:rPr>
          <w:rFonts w:ascii="Times New Roman" w:eastAsia="Times New Roman" w:hAnsi="Times New Roman" w:cs="Times New Roman"/>
          <w:i/>
          <w:iCs/>
          <w:color w:val="050505"/>
          <w:sz w:val="24"/>
          <w:szCs w:val="24"/>
          <w:lang w:eastAsia="es-MX"/>
        </w:rPr>
        <w:t xml:space="preserve"> y para avanzar en la paridad en la integración, se tendría que tener curules dife</w:t>
      </w:r>
      <w:r w:rsidR="006201A6" w:rsidRPr="001D26F9">
        <w:rPr>
          <w:rFonts w:ascii="Times New Roman" w:eastAsia="Times New Roman" w:hAnsi="Times New Roman" w:cs="Times New Roman"/>
          <w:i/>
          <w:iCs/>
          <w:color w:val="050505"/>
          <w:sz w:val="24"/>
          <w:szCs w:val="24"/>
          <w:lang w:eastAsia="es-MX"/>
        </w:rPr>
        <w:t>re</w:t>
      </w:r>
      <w:r w:rsidR="007B20A1" w:rsidRPr="001D26F9">
        <w:rPr>
          <w:rFonts w:ascii="Times New Roman" w:eastAsia="Times New Roman" w:hAnsi="Times New Roman" w:cs="Times New Roman"/>
          <w:i/>
          <w:iCs/>
          <w:color w:val="050505"/>
          <w:sz w:val="24"/>
          <w:szCs w:val="24"/>
          <w:lang w:eastAsia="es-MX"/>
        </w:rPr>
        <w:t>nciadas de hombres y mujeres</w:t>
      </w:r>
      <w:r w:rsidR="006201A6" w:rsidRPr="001D26F9">
        <w:rPr>
          <w:rFonts w:ascii="Times New Roman" w:eastAsia="Times New Roman" w:hAnsi="Times New Roman" w:cs="Times New Roman"/>
          <w:i/>
          <w:iCs/>
          <w:color w:val="050505"/>
          <w:sz w:val="24"/>
          <w:szCs w:val="24"/>
          <w:lang w:eastAsia="es-MX"/>
        </w:rPr>
        <w:t>, se tiene que ocupar la paridad de manera sustantiva.  Porque no beneficia a todos por igual.</w:t>
      </w:r>
    </w:p>
    <w:p w14:paraId="0782C058" w14:textId="419D2F42"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Marco Antonio Gómez Alcantar VERDE </w:t>
      </w:r>
    </w:p>
    <w:p w14:paraId="462AC8A6" w14:textId="5EB0D5DC" w:rsidR="001803EA" w:rsidRPr="001D26F9" w:rsidRDefault="001803E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En materia de fiscalización pide una explicación en la problemática que tiene el INE sobre el objeto partidista, pros y contras.</w:t>
      </w:r>
    </w:p>
    <w:p w14:paraId="3E199788" w14:textId="2BE9E17C"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201A6" w:rsidRPr="001D26F9">
        <w:rPr>
          <w:rFonts w:ascii="Times New Roman" w:eastAsia="Times New Roman" w:hAnsi="Times New Roman" w:cs="Times New Roman"/>
          <w:i/>
          <w:iCs/>
          <w:color w:val="050505"/>
          <w:sz w:val="24"/>
          <w:szCs w:val="24"/>
          <w:lang w:eastAsia="es-MX"/>
        </w:rPr>
        <w:t xml:space="preserve">una </w:t>
      </w:r>
      <w:r w:rsidR="004267A4" w:rsidRPr="001D26F9">
        <w:rPr>
          <w:rFonts w:ascii="Times New Roman" w:eastAsia="Times New Roman" w:hAnsi="Times New Roman" w:cs="Times New Roman"/>
          <w:i/>
          <w:iCs/>
          <w:color w:val="050505"/>
          <w:sz w:val="24"/>
          <w:szCs w:val="24"/>
          <w:lang w:eastAsia="es-MX"/>
        </w:rPr>
        <w:t>vez</w:t>
      </w:r>
      <w:r w:rsidR="006201A6" w:rsidRPr="001D26F9">
        <w:rPr>
          <w:rFonts w:ascii="Times New Roman" w:eastAsia="Times New Roman" w:hAnsi="Times New Roman" w:cs="Times New Roman"/>
          <w:i/>
          <w:iCs/>
          <w:color w:val="050505"/>
          <w:sz w:val="24"/>
          <w:szCs w:val="24"/>
          <w:lang w:eastAsia="es-MX"/>
        </w:rPr>
        <w:t xml:space="preserve"> que arrancan  las campañas, o candidaturas, se hay cambios en las reglas  y en los criterios; hay un toma y  da entre le INE y el tribunal, que no abona a </w:t>
      </w:r>
      <w:r w:rsidR="004267A4" w:rsidRPr="001D26F9">
        <w:rPr>
          <w:rFonts w:ascii="Times New Roman" w:eastAsia="Times New Roman" w:hAnsi="Times New Roman" w:cs="Times New Roman"/>
          <w:i/>
          <w:iCs/>
          <w:color w:val="050505"/>
          <w:sz w:val="24"/>
          <w:szCs w:val="24"/>
          <w:lang w:eastAsia="es-MX"/>
        </w:rPr>
        <w:t xml:space="preserve">las reglas claras; el tema de los objetivos del gasto ya sean si son gastos de campaña u ordinarios, y que se debe de aclarar de manera muy puntual, y sobre todo para e 2021. </w:t>
      </w:r>
    </w:p>
    <w:p w14:paraId="76D712A5" w14:textId="4F1AE827"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5648FFC7" w14:textId="512A5682" w:rsidR="00A16439" w:rsidRPr="001D26F9" w:rsidRDefault="00A1643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Pregunta si considera prudente que  en las elecciones 2021 y derivado de la </w:t>
      </w:r>
      <w:r w:rsidR="000B32D6" w:rsidRPr="001D26F9">
        <w:rPr>
          <w:rFonts w:ascii="Times New Roman" w:eastAsia="Times New Roman" w:hAnsi="Times New Roman" w:cs="Times New Roman"/>
          <w:color w:val="050505"/>
          <w:sz w:val="24"/>
          <w:szCs w:val="24"/>
          <w:lang w:eastAsia="es-MX"/>
        </w:rPr>
        <w:t>pandemia, es</w:t>
      </w:r>
      <w:r w:rsidRPr="001D26F9">
        <w:rPr>
          <w:rFonts w:ascii="Times New Roman" w:eastAsia="Times New Roman" w:hAnsi="Times New Roman" w:cs="Times New Roman"/>
          <w:color w:val="050505"/>
          <w:sz w:val="24"/>
          <w:szCs w:val="24"/>
          <w:lang w:eastAsia="es-MX"/>
        </w:rPr>
        <w:t xml:space="preserve"> factible que cierto porcentaje de la población pueda votar desde una aplicación móvil desde sus casas. </w:t>
      </w:r>
      <w:r w:rsidR="000B32D6" w:rsidRPr="001D26F9">
        <w:rPr>
          <w:rFonts w:ascii="Times New Roman" w:eastAsia="Times New Roman" w:hAnsi="Times New Roman" w:cs="Times New Roman"/>
          <w:color w:val="050505"/>
          <w:sz w:val="24"/>
          <w:szCs w:val="24"/>
          <w:lang w:eastAsia="es-MX"/>
        </w:rPr>
        <w:t>Asimismo,</w:t>
      </w:r>
      <w:r w:rsidRPr="001D26F9">
        <w:rPr>
          <w:rFonts w:ascii="Times New Roman" w:eastAsia="Times New Roman" w:hAnsi="Times New Roman" w:cs="Times New Roman"/>
          <w:color w:val="050505"/>
          <w:sz w:val="24"/>
          <w:szCs w:val="24"/>
          <w:lang w:eastAsia="es-MX"/>
        </w:rPr>
        <w:t xml:space="preserve"> pregunta si considera prudente que los partidos políticos solo obtengan recursos de medios privados y se eliminen los recursos públicos.</w:t>
      </w:r>
    </w:p>
    <w:p w14:paraId="33F346C4" w14:textId="3C1BDF5F"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267A4" w:rsidRPr="001D26F9">
        <w:rPr>
          <w:rFonts w:ascii="Times New Roman" w:eastAsia="Times New Roman" w:hAnsi="Times New Roman" w:cs="Times New Roman"/>
          <w:i/>
          <w:iCs/>
          <w:color w:val="050505"/>
          <w:sz w:val="24"/>
          <w:szCs w:val="24"/>
          <w:lang w:eastAsia="es-MX"/>
        </w:rPr>
        <w:t xml:space="preserve">se tienen que aprovechas las nuevas tecnologías, para que el voto sea de mas segura y más económica; con el tema del financiamiento, si se quiere que nuestra democracia sea mas barata hay que pensar el tema del financiamiento, que se puede reconsiderar, </w:t>
      </w:r>
    </w:p>
    <w:p w14:paraId="16EEACBD" w14:textId="6045A413"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6AB4477D" w14:textId="1A8C2F57" w:rsidR="000B32D6" w:rsidRPr="001D26F9" w:rsidRDefault="000B32D6" w:rsidP="00FA5A50">
      <w:pPr>
        <w:shd w:val="clear" w:color="auto" w:fill="FFFFFF"/>
        <w:spacing w:after="0" w:line="240" w:lineRule="auto"/>
        <w:jc w:val="both"/>
        <w:rPr>
          <w:rFonts w:ascii="Times New Roman" w:eastAsia="Times New Roman" w:hAnsi="Times New Roman" w:cs="Times New Roman"/>
          <w:bCs/>
          <w:color w:val="050505"/>
          <w:sz w:val="24"/>
          <w:szCs w:val="24"/>
          <w:lang w:eastAsia="es-MX"/>
        </w:rPr>
      </w:pPr>
      <w:r w:rsidRPr="001D26F9">
        <w:rPr>
          <w:rFonts w:ascii="Times New Roman" w:eastAsia="Times New Roman" w:hAnsi="Times New Roman" w:cs="Times New Roman"/>
          <w:bCs/>
          <w:color w:val="050505"/>
          <w:sz w:val="24"/>
          <w:szCs w:val="24"/>
          <w:lang w:eastAsia="es-MX"/>
        </w:rPr>
        <w:t>Su pregunta es cuáles son sus propuestas en materia de financiamiento en partidos políticos. Y su postura de cómo fortalecer la equidad en los procesos electorales.</w:t>
      </w:r>
    </w:p>
    <w:p w14:paraId="5D6598D6" w14:textId="39326525"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267A4" w:rsidRPr="001D26F9">
        <w:rPr>
          <w:rFonts w:ascii="Times New Roman" w:eastAsia="Times New Roman" w:hAnsi="Times New Roman" w:cs="Times New Roman"/>
          <w:i/>
          <w:iCs/>
          <w:color w:val="050505"/>
          <w:sz w:val="24"/>
          <w:szCs w:val="24"/>
          <w:lang w:eastAsia="es-MX"/>
        </w:rPr>
        <w:t xml:space="preserve"> el INE podría eficiente algunas opiniones en los OPLS, porque se a cuadruplicado su función del gasto con el centralismo</w:t>
      </w:r>
      <w:r w:rsidR="00A66AD2" w:rsidRPr="001D26F9">
        <w:rPr>
          <w:rFonts w:ascii="Times New Roman" w:eastAsia="Times New Roman" w:hAnsi="Times New Roman" w:cs="Times New Roman"/>
          <w:i/>
          <w:iCs/>
          <w:color w:val="050505"/>
          <w:sz w:val="24"/>
          <w:szCs w:val="24"/>
          <w:lang w:eastAsia="es-MX"/>
        </w:rPr>
        <w:t xml:space="preserve">, para ahorrar algunos recursos. </w:t>
      </w:r>
    </w:p>
    <w:p w14:paraId="369C5AA8" w14:textId="77777777" w:rsidR="000B32D6"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157AEF9" w14:textId="274EBA25" w:rsidR="000B32D6"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Reginaldo Sandoval flores Coordinador Parlamentario PT </w:t>
      </w:r>
    </w:p>
    <w:p w14:paraId="680FE639" w14:textId="6CDBF571" w:rsidR="008C2A24" w:rsidRPr="001D26F9" w:rsidRDefault="000B32D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6E83C992" w14:textId="50D8E3B2" w:rsidR="000B32D6" w:rsidRPr="001D26F9" w:rsidRDefault="000B32D6"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2BA40599" w14:textId="21225293" w:rsidR="000B32D6" w:rsidRPr="001D26F9" w:rsidRDefault="000B32D6"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su opción cuales son los 3 principales desafíos que tiene el INE </w:t>
      </w:r>
    </w:p>
    <w:p w14:paraId="1D5A4EDD" w14:textId="2C9038C5" w:rsidR="00A66AD2"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Pr="001D26F9">
        <w:rPr>
          <w:rFonts w:ascii="Times New Roman" w:eastAsia="Times New Roman" w:hAnsi="Times New Roman" w:cs="Times New Roman"/>
          <w:i/>
          <w:iCs/>
          <w:color w:val="050505"/>
          <w:sz w:val="24"/>
          <w:szCs w:val="24"/>
          <w:lang w:eastAsia="es-MX"/>
        </w:rPr>
        <w:t xml:space="preserve">El INE </w:t>
      </w:r>
      <w:r w:rsidR="00A66AD2" w:rsidRPr="001D26F9">
        <w:rPr>
          <w:rFonts w:ascii="Times New Roman" w:eastAsia="Times New Roman" w:hAnsi="Times New Roman" w:cs="Times New Roman"/>
          <w:i/>
          <w:iCs/>
          <w:color w:val="050505"/>
          <w:sz w:val="24"/>
          <w:szCs w:val="24"/>
          <w:lang w:eastAsia="es-MX"/>
        </w:rPr>
        <w:t xml:space="preserve"> tiene que ser  un árbitro imparcial para los actores políticos, candidatos y candidatas, para los candidatos independientes, y el INE  tiene que lucir imparcial para toda la sociedad.</w:t>
      </w:r>
    </w:p>
    <w:p w14:paraId="67BA540E" w14:textId="10EE534A" w:rsidR="008C2A24" w:rsidRPr="001D26F9" w:rsidRDefault="008C2A24"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Romero Herrera </w:t>
      </w:r>
      <w:r w:rsidR="007148B5" w:rsidRPr="001D26F9">
        <w:rPr>
          <w:rFonts w:ascii="Times New Roman" w:eastAsia="Times New Roman" w:hAnsi="Times New Roman" w:cs="Times New Roman"/>
          <w:b/>
          <w:bCs/>
          <w:color w:val="050505"/>
          <w:sz w:val="24"/>
          <w:szCs w:val="24"/>
          <w:lang w:eastAsia="es-MX"/>
        </w:rPr>
        <w:t xml:space="preserve"> CDMX 4a circunscripción  </w:t>
      </w:r>
      <w:r w:rsidRPr="001D26F9">
        <w:rPr>
          <w:rFonts w:ascii="Times New Roman" w:eastAsia="Times New Roman" w:hAnsi="Times New Roman" w:cs="Times New Roman"/>
          <w:b/>
          <w:bCs/>
          <w:color w:val="050505"/>
          <w:sz w:val="24"/>
          <w:szCs w:val="24"/>
          <w:lang w:eastAsia="es-MX"/>
        </w:rPr>
        <w:t xml:space="preserve">PAN </w:t>
      </w:r>
    </w:p>
    <w:p w14:paraId="21FDE8F8" w14:textId="75D3B9DD" w:rsidR="007148B5" w:rsidRPr="001D26F9" w:rsidRDefault="007148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Pide que le señale donde está la línea de lo que es la propaganda gubernamental, de promoción personalizada. </w:t>
      </w:r>
    </w:p>
    <w:p w14:paraId="72379C76" w14:textId="7FAA6D0B" w:rsidR="008C2A24" w:rsidRPr="001D26F9" w:rsidRDefault="008C2A24"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A66AD2" w:rsidRPr="001D26F9">
        <w:rPr>
          <w:rFonts w:ascii="Times New Roman" w:eastAsia="Times New Roman" w:hAnsi="Times New Roman" w:cs="Times New Roman"/>
          <w:i/>
          <w:iCs/>
          <w:color w:val="050505"/>
          <w:sz w:val="24"/>
          <w:szCs w:val="24"/>
          <w:lang w:eastAsia="es-MX"/>
        </w:rPr>
        <w:t xml:space="preserve"> con el tema de la propaganda abra diputados que busque la reelección, la pregunta es como hará eso sin violar el articulo 134 constitucional, y este tema debió legislarse no ahorita sino hace 3 años con la reforma de 2014.</w:t>
      </w:r>
    </w:p>
    <w:p w14:paraId="5A7A52FA" w14:textId="40C02A65" w:rsidR="008C2A24" w:rsidRPr="001D26F9" w:rsidRDefault="008C2A24"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Alejandro Viedma Velázquez MORENA</w:t>
      </w:r>
      <w:r w:rsidRPr="001D26F9">
        <w:rPr>
          <w:rFonts w:ascii="Times New Roman" w:eastAsia="Times New Roman" w:hAnsi="Times New Roman" w:cs="Times New Roman"/>
          <w:color w:val="050505"/>
          <w:sz w:val="24"/>
          <w:szCs w:val="24"/>
          <w:lang w:eastAsia="es-MX"/>
        </w:rPr>
        <w:t xml:space="preserve">  </w:t>
      </w:r>
    </w:p>
    <w:p w14:paraId="2727298D" w14:textId="79CD1AE8" w:rsidR="007148B5" w:rsidRPr="001D26F9" w:rsidRDefault="007148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2006 firmo el aspirante un desplegado donde validaba las elecciones de ese año,  le gustaría conocer su opinión actual; </w:t>
      </w:r>
      <w:r w:rsidR="00930464" w:rsidRPr="001D26F9">
        <w:rPr>
          <w:rFonts w:ascii="Times New Roman" w:eastAsia="Times New Roman" w:hAnsi="Times New Roman" w:cs="Times New Roman"/>
          <w:color w:val="050505"/>
          <w:sz w:val="24"/>
          <w:szCs w:val="24"/>
          <w:lang w:eastAsia="es-MX"/>
        </w:rPr>
        <w:t xml:space="preserve">y que paso para la elección de gobernador de México 2017; que opina del exceso de protagonismo de activistas en medios digitales. </w:t>
      </w:r>
    </w:p>
    <w:p w14:paraId="2018B6EB" w14:textId="2D60C478" w:rsidR="003F766B" w:rsidRPr="001D26F9" w:rsidRDefault="008C2A24" w:rsidP="00FA5A50">
      <w:pPr>
        <w:jc w:val="both"/>
        <w:rPr>
          <w:rFonts w:ascii="Times New Roman" w:hAnsi="Times New Roman" w:cs="Times New Roman"/>
          <w:i/>
          <w:iCs/>
          <w:sz w:val="24"/>
          <w:szCs w:val="24"/>
        </w:rPr>
      </w:pPr>
      <w:r w:rsidRPr="001D26F9">
        <w:rPr>
          <w:rFonts w:ascii="Times New Roman" w:eastAsia="Times New Roman" w:hAnsi="Times New Roman" w:cs="Times New Roman"/>
          <w:b/>
          <w:bCs/>
          <w:color w:val="050505"/>
          <w:sz w:val="24"/>
          <w:szCs w:val="24"/>
          <w:lang w:eastAsia="es-MX"/>
        </w:rPr>
        <w:t>Respuesta</w:t>
      </w:r>
      <w:r w:rsidRPr="001D26F9">
        <w:rPr>
          <w:rFonts w:ascii="Times New Roman" w:eastAsia="Times New Roman" w:hAnsi="Times New Roman" w:cs="Times New Roman"/>
          <w:color w:val="050505"/>
          <w:sz w:val="24"/>
          <w:szCs w:val="24"/>
          <w:lang w:eastAsia="es-MX"/>
        </w:rPr>
        <w:t xml:space="preserve">: </w:t>
      </w:r>
      <w:r w:rsidR="00930464" w:rsidRPr="001D26F9">
        <w:rPr>
          <w:rFonts w:ascii="Times New Roman" w:eastAsia="Times New Roman" w:hAnsi="Times New Roman" w:cs="Times New Roman"/>
          <w:i/>
          <w:iCs/>
          <w:color w:val="050505"/>
          <w:sz w:val="24"/>
          <w:szCs w:val="24"/>
          <w:lang w:eastAsia="es-MX"/>
        </w:rPr>
        <w:t xml:space="preserve">en el 2006 fue un desplegado en el que se  participo con varios ciudadanos, y lo firmo como académico, ciudadano interesado en el debate electoral de aquel tiempo, y que género en trabajo académico y estadístico; el EDOMEX se señala que el participo de algún </w:t>
      </w:r>
      <w:r w:rsidR="00930464" w:rsidRPr="001D26F9">
        <w:rPr>
          <w:rFonts w:ascii="Times New Roman" w:eastAsia="Times New Roman" w:hAnsi="Times New Roman" w:cs="Times New Roman"/>
          <w:i/>
          <w:iCs/>
          <w:color w:val="050505"/>
          <w:sz w:val="24"/>
          <w:szCs w:val="24"/>
          <w:lang w:eastAsia="es-MX"/>
        </w:rPr>
        <w:lastRenderedPageBreak/>
        <w:t>modo en un fraude electoral, y que esa fuente proveniente de un libro, a servido de objeto para cuestionar su integridad moral,</w:t>
      </w:r>
      <w:r w:rsidR="007B20A1" w:rsidRPr="001D26F9">
        <w:rPr>
          <w:rFonts w:ascii="Times New Roman" w:eastAsia="Times New Roman" w:hAnsi="Times New Roman" w:cs="Times New Roman"/>
          <w:i/>
          <w:iCs/>
          <w:color w:val="050505"/>
          <w:sz w:val="24"/>
          <w:szCs w:val="24"/>
          <w:lang w:eastAsia="es-MX"/>
        </w:rPr>
        <w:t xml:space="preserve"> y forme parte de un comité técnico, que se encargo de proyectar una muestra, que pudiera anticipar la elección, fue un trabajo técnico estadístico; y con el activismo de los consejeros no le gusta, cree fervientemente,  que los concejeros públicos no tienen que entrar en el debate público. </w:t>
      </w:r>
    </w:p>
    <w:p w14:paraId="6F2E06BF" w14:textId="77777777" w:rsidR="003F766B" w:rsidRPr="001D26F9" w:rsidRDefault="003F766B" w:rsidP="00FA5A50">
      <w:pPr>
        <w:jc w:val="both"/>
        <w:rPr>
          <w:rFonts w:ascii="Times New Roman" w:hAnsi="Times New Roman" w:cs="Times New Roman"/>
          <w:i/>
          <w:iCs/>
          <w:sz w:val="24"/>
          <w:szCs w:val="24"/>
        </w:rPr>
      </w:pPr>
    </w:p>
    <w:p w14:paraId="15DA6606" w14:textId="73FED83A" w:rsidR="00930464" w:rsidRDefault="00930464" w:rsidP="00FA5A50">
      <w:pPr>
        <w:jc w:val="both"/>
        <w:rPr>
          <w:rFonts w:ascii="Times New Roman" w:hAnsi="Times New Roman" w:cs="Times New Roman"/>
          <w:i/>
          <w:iCs/>
          <w:sz w:val="24"/>
          <w:szCs w:val="24"/>
        </w:rPr>
      </w:pPr>
    </w:p>
    <w:p w14:paraId="12BA1366" w14:textId="0786D9F2" w:rsidR="001C771E" w:rsidRDefault="001C771E" w:rsidP="00FA5A50">
      <w:pPr>
        <w:jc w:val="both"/>
        <w:rPr>
          <w:rFonts w:ascii="Times New Roman" w:hAnsi="Times New Roman" w:cs="Times New Roman"/>
          <w:i/>
          <w:iCs/>
          <w:sz w:val="24"/>
          <w:szCs w:val="24"/>
        </w:rPr>
      </w:pPr>
    </w:p>
    <w:p w14:paraId="5B63BAA1" w14:textId="1BFBA8A7" w:rsidR="001C771E" w:rsidRDefault="001C771E" w:rsidP="00FA5A50">
      <w:pPr>
        <w:jc w:val="both"/>
        <w:rPr>
          <w:rFonts w:ascii="Times New Roman" w:hAnsi="Times New Roman" w:cs="Times New Roman"/>
          <w:i/>
          <w:iCs/>
          <w:sz w:val="24"/>
          <w:szCs w:val="24"/>
        </w:rPr>
      </w:pPr>
    </w:p>
    <w:p w14:paraId="2081D34E" w14:textId="2F941980" w:rsidR="001C771E" w:rsidRDefault="001C771E" w:rsidP="00FA5A50">
      <w:pPr>
        <w:jc w:val="both"/>
        <w:rPr>
          <w:rFonts w:ascii="Times New Roman" w:hAnsi="Times New Roman" w:cs="Times New Roman"/>
          <w:i/>
          <w:iCs/>
          <w:sz w:val="24"/>
          <w:szCs w:val="24"/>
        </w:rPr>
      </w:pPr>
    </w:p>
    <w:p w14:paraId="5FA305E3" w14:textId="0C25ACC3" w:rsidR="001C771E" w:rsidRDefault="001C771E" w:rsidP="00FA5A50">
      <w:pPr>
        <w:jc w:val="both"/>
        <w:rPr>
          <w:rFonts w:ascii="Times New Roman" w:hAnsi="Times New Roman" w:cs="Times New Roman"/>
          <w:i/>
          <w:iCs/>
          <w:sz w:val="24"/>
          <w:szCs w:val="24"/>
        </w:rPr>
      </w:pPr>
    </w:p>
    <w:p w14:paraId="1C615968" w14:textId="5DAFB6D5" w:rsidR="001C771E" w:rsidRDefault="001C771E" w:rsidP="00FA5A50">
      <w:pPr>
        <w:jc w:val="both"/>
        <w:rPr>
          <w:rFonts w:ascii="Times New Roman" w:hAnsi="Times New Roman" w:cs="Times New Roman"/>
          <w:i/>
          <w:iCs/>
          <w:sz w:val="24"/>
          <w:szCs w:val="24"/>
        </w:rPr>
      </w:pPr>
    </w:p>
    <w:p w14:paraId="3905F13B" w14:textId="340434D5" w:rsidR="001C771E" w:rsidRDefault="001C771E" w:rsidP="00FA5A50">
      <w:pPr>
        <w:jc w:val="both"/>
        <w:rPr>
          <w:rFonts w:ascii="Times New Roman" w:hAnsi="Times New Roman" w:cs="Times New Roman"/>
          <w:i/>
          <w:iCs/>
          <w:sz w:val="24"/>
          <w:szCs w:val="24"/>
        </w:rPr>
      </w:pPr>
    </w:p>
    <w:p w14:paraId="206BA566" w14:textId="5CB5019C" w:rsidR="001C771E" w:rsidRDefault="001C771E" w:rsidP="00FA5A50">
      <w:pPr>
        <w:jc w:val="both"/>
        <w:rPr>
          <w:rFonts w:ascii="Times New Roman" w:hAnsi="Times New Roman" w:cs="Times New Roman"/>
          <w:i/>
          <w:iCs/>
          <w:sz w:val="24"/>
          <w:szCs w:val="24"/>
        </w:rPr>
      </w:pPr>
    </w:p>
    <w:p w14:paraId="270BA96C" w14:textId="056F4F5B" w:rsidR="001C771E" w:rsidRDefault="001C771E" w:rsidP="00FA5A50">
      <w:pPr>
        <w:jc w:val="both"/>
        <w:rPr>
          <w:rFonts w:ascii="Times New Roman" w:hAnsi="Times New Roman" w:cs="Times New Roman"/>
          <w:i/>
          <w:iCs/>
          <w:sz w:val="24"/>
          <w:szCs w:val="24"/>
        </w:rPr>
      </w:pPr>
    </w:p>
    <w:p w14:paraId="1A44159A" w14:textId="40FD699F" w:rsidR="001C771E" w:rsidRDefault="001C771E" w:rsidP="00FA5A50">
      <w:pPr>
        <w:jc w:val="both"/>
        <w:rPr>
          <w:rFonts w:ascii="Times New Roman" w:hAnsi="Times New Roman" w:cs="Times New Roman"/>
          <w:i/>
          <w:iCs/>
          <w:sz w:val="24"/>
          <w:szCs w:val="24"/>
        </w:rPr>
      </w:pPr>
    </w:p>
    <w:p w14:paraId="54C9C6D6" w14:textId="5BDDE3EC" w:rsidR="001C771E" w:rsidRDefault="001C771E" w:rsidP="00FA5A50">
      <w:pPr>
        <w:jc w:val="both"/>
        <w:rPr>
          <w:rFonts w:ascii="Times New Roman" w:hAnsi="Times New Roman" w:cs="Times New Roman"/>
          <w:i/>
          <w:iCs/>
          <w:sz w:val="24"/>
          <w:szCs w:val="24"/>
        </w:rPr>
      </w:pPr>
    </w:p>
    <w:p w14:paraId="6A7DA8F4" w14:textId="71C778C5" w:rsidR="001C771E" w:rsidRDefault="001C771E" w:rsidP="00FA5A50">
      <w:pPr>
        <w:jc w:val="both"/>
        <w:rPr>
          <w:rFonts w:ascii="Times New Roman" w:hAnsi="Times New Roman" w:cs="Times New Roman"/>
          <w:i/>
          <w:iCs/>
          <w:sz w:val="24"/>
          <w:szCs w:val="24"/>
        </w:rPr>
      </w:pPr>
    </w:p>
    <w:p w14:paraId="0C711F7F" w14:textId="6AD1FD69" w:rsidR="001C771E" w:rsidRDefault="001C771E" w:rsidP="00FA5A50">
      <w:pPr>
        <w:jc w:val="both"/>
        <w:rPr>
          <w:rFonts w:ascii="Times New Roman" w:hAnsi="Times New Roman" w:cs="Times New Roman"/>
          <w:i/>
          <w:iCs/>
          <w:sz w:val="24"/>
          <w:szCs w:val="24"/>
        </w:rPr>
      </w:pPr>
    </w:p>
    <w:p w14:paraId="14F3A0C7" w14:textId="616BC10A" w:rsidR="001C771E" w:rsidRDefault="001C771E" w:rsidP="00FA5A50">
      <w:pPr>
        <w:jc w:val="both"/>
        <w:rPr>
          <w:rFonts w:ascii="Times New Roman" w:hAnsi="Times New Roman" w:cs="Times New Roman"/>
          <w:i/>
          <w:iCs/>
          <w:sz w:val="24"/>
          <w:szCs w:val="24"/>
        </w:rPr>
      </w:pPr>
    </w:p>
    <w:p w14:paraId="7DD99929" w14:textId="1FD5B5C1" w:rsidR="001C771E" w:rsidRDefault="001C771E" w:rsidP="00FA5A50">
      <w:pPr>
        <w:jc w:val="both"/>
        <w:rPr>
          <w:rFonts w:ascii="Times New Roman" w:hAnsi="Times New Roman" w:cs="Times New Roman"/>
          <w:i/>
          <w:iCs/>
          <w:sz w:val="24"/>
          <w:szCs w:val="24"/>
        </w:rPr>
      </w:pPr>
    </w:p>
    <w:p w14:paraId="64AA6A54" w14:textId="78BE01B6" w:rsidR="001C771E" w:rsidRDefault="001C771E" w:rsidP="00FA5A50">
      <w:pPr>
        <w:jc w:val="both"/>
        <w:rPr>
          <w:rFonts w:ascii="Times New Roman" w:hAnsi="Times New Roman" w:cs="Times New Roman"/>
          <w:i/>
          <w:iCs/>
          <w:sz w:val="24"/>
          <w:szCs w:val="24"/>
        </w:rPr>
      </w:pPr>
    </w:p>
    <w:p w14:paraId="2C54A438" w14:textId="462CD0FC" w:rsidR="001C771E" w:rsidRDefault="001C771E" w:rsidP="00FA5A50">
      <w:pPr>
        <w:jc w:val="both"/>
        <w:rPr>
          <w:rFonts w:ascii="Times New Roman" w:hAnsi="Times New Roman" w:cs="Times New Roman"/>
          <w:i/>
          <w:iCs/>
          <w:sz w:val="24"/>
          <w:szCs w:val="24"/>
        </w:rPr>
      </w:pPr>
    </w:p>
    <w:p w14:paraId="405A28D1" w14:textId="5DDCA886" w:rsidR="001C771E" w:rsidRDefault="001C771E" w:rsidP="00FA5A50">
      <w:pPr>
        <w:jc w:val="both"/>
        <w:rPr>
          <w:rFonts w:ascii="Times New Roman" w:hAnsi="Times New Roman" w:cs="Times New Roman"/>
          <w:i/>
          <w:iCs/>
          <w:sz w:val="24"/>
          <w:szCs w:val="24"/>
        </w:rPr>
      </w:pPr>
    </w:p>
    <w:p w14:paraId="753A0B45" w14:textId="4ECF5A2A" w:rsidR="001C771E" w:rsidRDefault="001C771E" w:rsidP="00FA5A50">
      <w:pPr>
        <w:jc w:val="both"/>
        <w:rPr>
          <w:rFonts w:ascii="Times New Roman" w:hAnsi="Times New Roman" w:cs="Times New Roman"/>
          <w:i/>
          <w:iCs/>
          <w:sz w:val="24"/>
          <w:szCs w:val="24"/>
        </w:rPr>
      </w:pPr>
    </w:p>
    <w:p w14:paraId="03C2E018" w14:textId="661B9C3C" w:rsidR="001C771E" w:rsidRDefault="001C771E" w:rsidP="00FA5A50">
      <w:pPr>
        <w:jc w:val="both"/>
        <w:rPr>
          <w:rFonts w:ascii="Times New Roman" w:hAnsi="Times New Roman" w:cs="Times New Roman"/>
          <w:i/>
          <w:iCs/>
          <w:sz w:val="24"/>
          <w:szCs w:val="24"/>
        </w:rPr>
      </w:pPr>
    </w:p>
    <w:p w14:paraId="4C458762" w14:textId="22678F6C" w:rsidR="001C771E" w:rsidRDefault="001C771E" w:rsidP="00FA5A50">
      <w:pPr>
        <w:jc w:val="both"/>
        <w:rPr>
          <w:rFonts w:ascii="Times New Roman" w:hAnsi="Times New Roman" w:cs="Times New Roman"/>
          <w:i/>
          <w:iCs/>
          <w:sz w:val="24"/>
          <w:szCs w:val="24"/>
        </w:rPr>
      </w:pPr>
    </w:p>
    <w:p w14:paraId="79F5ED62" w14:textId="6AA0CFEB" w:rsidR="001C771E" w:rsidRDefault="001C771E" w:rsidP="00FA5A50">
      <w:pPr>
        <w:jc w:val="both"/>
        <w:rPr>
          <w:rFonts w:ascii="Times New Roman" w:hAnsi="Times New Roman" w:cs="Times New Roman"/>
          <w:i/>
          <w:iCs/>
          <w:sz w:val="24"/>
          <w:szCs w:val="24"/>
        </w:rPr>
      </w:pPr>
    </w:p>
    <w:p w14:paraId="36556C5F" w14:textId="77777777" w:rsidR="001C771E" w:rsidRPr="001D26F9" w:rsidRDefault="001C771E" w:rsidP="00FA5A50">
      <w:pPr>
        <w:jc w:val="both"/>
        <w:rPr>
          <w:rFonts w:ascii="Times New Roman" w:hAnsi="Times New Roman" w:cs="Times New Roman"/>
          <w:i/>
          <w:iCs/>
          <w:sz w:val="24"/>
          <w:szCs w:val="24"/>
        </w:rPr>
      </w:pPr>
    </w:p>
    <w:p w14:paraId="709B1F6D" w14:textId="77777777" w:rsidR="00B224F5" w:rsidRPr="001D26F9" w:rsidRDefault="00B224F5" w:rsidP="00FA5A50">
      <w:pPr>
        <w:jc w:val="both"/>
        <w:rPr>
          <w:rFonts w:ascii="Times New Roman" w:hAnsi="Times New Roman" w:cs="Times New Roman"/>
          <w:sz w:val="24"/>
          <w:szCs w:val="24"/>
        </w:rPr>
      </w:pPr>
    </w:p>
    <w:p w14:paraId="47DAAEAB" w14:textId="75901B9F" w:rsidR="001C771E" w:rsidRDefault="001C771E" w:rsidP="00FA5A50">
      <w:pPr>
        <w:pStyle w:val="Ttulo2"/>
        <w:jc w:val="both"/>
        <w:rPr>
          <w:rFonts w:ascii="Times New Roman" w:hAnsi="Times New Roman" w:cs="Times New Roman"/>
          <w:sz w:val="24"/>
          <w:szCs w:val="24"/>
        </w:rPr>
      </w:pPr>
      <w:bookmarkStart w:id="17" w:name="_Toc46286626"/>
      <w:r w:rsidRPr="001C771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34809C5F" wp14:editId="1D24C56E">
            <wp:simplePos x="1085850" y="895350"/>
            <wp:positionH relativeFrom="margin">
              <wp:align>center</wp:align>
            </wp:positionH>
            <wp:positionV relativeFrom="margin">
              <wp:align>top</wp:align>
            </wp:positionV>
            <wp:extent cx="2410198" cy="2410198"/>
            <wp:effectExtent l="0" t="0" r="9525" b="9525"/>
            <wp:wrapTopAndBottom/>
            <wp:docPr id="6146" name="Picture 2" descr="Norma Irene De La Cruz Magaña (@NormaIDeLaCruz) | Twitter">
              <a:extLst xmlns:a="http://schemas.openxmlformats.org/drawingml/2006/main">
                <a:ext uri="{FF2B5EF4-FFF2-40B4-BE49-F238E27FC236}">
                  <a16:creationId xmlns:a16="http://schemas.microsoft.com/office/drawing/2014/main" id="{0B77171C-DF78-4D18-8E44-0753F7308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Norma Irene De La Cruz Magaña (@NormaIDeLaCruz) | Twitter">
                      <a:extLst>
                        <a:ext uri="{FF2B5EF4-FFF2-40B4-BE49-F238E27FC236}">
                          <a16:creationId xmlns:a16="http://schemas.microsoft.com/office/drawing/2014/main" id="{0B77171C-DF78-4D18-8E44-0753F7308972}"/>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r="-8" b="-8"/>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bookmarkEnd w:id="17"/>
    </w:p>
    <w:p w14:paraId="5D0B6824" w14:textId="062B57F9" w:rsidR="003F766B" w:rsidRPr="001D26F9" w:rsidRDefault="003F766B" w:rsidP="001C771E">
      <w:pPr>
        <w:pStyle w:val="Ttulo2"/>
        <w:jc w:val="center"/>
        <w:rPr>
          <w:rFonts w:ascii="Times New Roman" w:hAnsi="Times New Roman" w:cs="Times New Roman"/>
          <w:sz w:val="24"/>
          <w:szCs w:val="24"/>
        </w:rPr>
      </w:pPr>
      <w:bookmarkStart w:id="18" w:name="_Toc46286627"/>
      <w:r w:rsidRPr="001D26F9">
        <w:rPr>
          <w:rFonts w:ascii="Times New Roman" w:hAnsi="Times New Roman" w:cs="Times New Roman"/>
          <w:sz w:val="24"/>
          <w:szCs w:val="24"/>
        </w:rPr>
        <w:t xml:space="preserve">Norma Irene de la </w:t>
      </w:r>
      <w:r w:rsidR="00B224F5" w:rsidRPr="001D26F9">
        <w:rPr>
          <w:rFonts w:ascii="Times New Roman" w:hAnsi="Times New Roman" w:cs="Times New Roman"/>
          <w:sz w:val="24"/>
          <w:szCs w:val="24"/>
        </w:rPr>
        <w:t>C</w:t>
      </w:r>
      <w:r w:rsidRPr="001D26F9">
        <w:rPr>
          <w:rFonts w:ascii="Times New Roman" w:hAnsi="Times New Roman" w:cs="Times New Roman"/>
          <w:sz w:val="24"/>
          <w:szCs w:val="24"/>
        </w:rPr>
        <w:t>ruz Magaña</w:t>
      </w:r>
      <w:bookmarkEnd w:id="18"/>
    </w:p>
    <w:p w14:paraId="63474F2F" w14:textId="6D860DCE" w:rsidR="0069558E" w:rsidRPr="001D26F9" w:rsidRDefault="003F766B"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Trayectoria</w:t>
      </w:r>
    </w:p>
    <w:p w14:paraId="4ACC88C1" w14:textId="3D16291F" w:rsidR="0069558E" w:rsidRPr="001D26F9" w:rsidRDefault="0069558E"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Su experiencia a sido en el campo, empezó hacer elecciones en Naucalpan, en el distrito </w:t>
      </w:r>
      <w:r w:rsidR="00DC4892" w:rsidRPr="001D26F9">
        <w:rPr>
          <w:rFonts w:ascii="Times New Roman" w:hAnsi="Times New Roman" w:cs="Times New Roman"/>
          <w:sz w:val="24"/>
          <w:szCs w:val="24"/>
          <w:lang w:eastAsia="es-MX"/>
        </w:rPr>
        <w:t>30, en</w:t>
      </w:r>
      <w:r w:rsidRPr="001D26F9">
        <w:rPr>
          <w:rFonts w:ascii="Times New Roman" w:hAnsi="Times New Roman" w:cs="Times New Roman"/>
          <w:sz w:val="24"/>
          <w:szCs w:val="24"/>
          <w:lang w:eastAsia="es-MX"/>
        </w:rPr>
        <w:t xml:space="preserve"> elecciones municipales en Hidalgo, Edomex, Chiapas y elecciones Federales.</w:t>
      </w:r>
    </w:p>
    <w:p w14:paraId="21C8C5D7" w14:textId="5E693721" w:rsidR="00CD69B5" w:rsidRPr="001D26F9" w:rsidRDefault="00CD69B5"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Experiencia a nivel internacional </w:t>
      </w:r>
    </w:p>
    <w:p w14:paraId="116BF32E" w14:textId="0AE39316" w:rsidR="00AF7F84" w:rsidRPr="001D26F9" w:rsidRDefault="003F766B"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Visión del INE :</w:t>
      </w:r>
    </w:p>
    <w:p w14:paraId="578E73BB" w14:textId="795E0CE3" w:rsidR="004F18C2" w:rsidRPr="001D26F9" w:rsidRDefault="004F18C2"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Por muchos años fue un referente internacional, </w:t>
      </w:r>
      <w:r w:rsidR="000808BE" w:rsidRPr="001D26F9">
        <w:rPr>
          <w:rFonts w:ascii="Times New Roman" w:hAnsi="Times New Roman" w:cs="Times New Roman"/>
          <w:sz w:val="24"/>
          <w:szCs w:val="24"/>
          <w:lang w:eastAsia="es-MX"/>
        </w:rPr>
        <w:t xml:space="preserve">por fuera de México hay un visión de un instituto respetado, y por dentro un sentimiento de desconfianza, algo que no debe de ocurrir, es impórtate potencializar el prestigio del INE, pero no enfatizado desde el dialogo si no por medio de acciones, y que sea objetivado  para la  ciudadanía, y se necesita un instituto que responda a la ciudadanía, y de la nueva realidad política que estamos  viviendo, </w:t>
      </w:r>
      <w:r w:rsidR="00CD69B5" w:rsidRPr="001D26F9">
        <w:rPr>
          <w:rFonts w:ascii="Times New Roman" w:hAnsi="Times New Roman" w:cs="Times New Roman"/>
          <w:sz w:val="24"/>
          <w:szCs w:val="24"/>
          <w:lang w:eastAsia="es-MX"/>
        </w:rPr>
        <w:t xml:space="preserve">y tenemos que hablar de dialogo a nuevas formas de participación ciudadana , de manera institucional,  y pide que se ejerza de manera responsable los recursos de los mexicanos, y con transparencia.  </w:t>
      </w:r>
    </w:p>
    <w:p w14:paraId="5011C758" w14:textId="77777777" w:rsidR="003F766B" w:rsidRPr="001D26F9" w:rsidRDefault="003F766B" w:rsidP="00FA5A50">
      <w:pPr>
        <w:jc w:val="both"/>
        <w:rPr>
          <w:rFonts w:ascii="Times New Roman" w:hAnsi="Times New Roman" w:cs="Times New Roman"/>
          <w:sz w:val="24"/>
          <w:szCs w:val="24"/>
          <w:lang w:eastAsia="es-MX"/>
        </w:rPr>
      </w:pPr>
    </w:p>
    <w:p w14:paraId="01A07D5F" w14:textId="0C105BE2"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6AA19B08" w14:textId="54C56902"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345A492B" w14:textId="06B5CF7D"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07E5B239" w14:textId="11F2F6F2"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30F86B45" w14:textId="4538093D"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11C73477" w14:textId="223481C3"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5362E916" w14:textId="1494C344"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2A13CC1D" w14:textId="548A4827"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57FEF548" w14:textId="6B14A152"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117DC2A6" w14:textId="20A11786"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5F103284" w14:textId="0B6ECCB2"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34AF7ADE" w14:textId="4B0964F3"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7781CD72" w14:textId="77777777"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0724063F" w14:textId="77777777" w:rsidR="00DC4892" w:rsidRPr="001D26F9" w:rsidRDefault="00DC4892" w:rsidP="00FA5A50">
      <w:pPr>
        <w:shd w:val="clear" w:color="auto" w:fill="FFFFFF"/>
        <w:spacing w:after="0" w:line="240" w:lineRule="auto"/>
        <w:jc w:val="both"/>
        <w:rPr>
          <w:rFonts w:ascii="Times New Roman" w:hAnsi="Times New Roman" w:cs="Times New Roman"/>
          <w:b/>
          <w:bCs/>
          <w:sz w:val="24"/>
          <w:szCs w:val="24"/>
          <w:lang w:eastAsia="es-MX"/>
        </w:rPr>
      </w:pPr>
    </w:p>
    <w:p w14:paraId="47F6F973" w14:textId="49B385E2" w:rsidR="003F766B" w:rsidRPr="001D26F9" w:rsidRDefault="003F766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6D163803" w14:textId="1CBDCFAB" w:rsidR="00CD69B5" w:rsidRPr="001D26F9" w:rsidRDefault="00CD69B5"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Pide una propuesta de una </w:t>
      </w:r>
      <w:r w:rsidR="00A074B0" w:rsidRPr="001D26F9">
        <w:rPr>
          <w:rFonts w:ascii="Times New Roman" w:eastAsia="Times New Roman" w:hAnsi="Times New Roman" w:cs="Times New Roman"/>
          <w:color w:val="050505"/>
          <w:sz w:val="24"/>
          <w:szCs w:val="24"/>
          <w:lang w:eastAsia="es-MX"/>
        </w:rPr>
        <w:t>política</w:t>
      </w:r>
      <w:r w:rsidRPr="001D26F9">
        <w:rPr>
          <w:rFonts w:ascii="Times New Roman" w:eastAsia="Times New Roman" w:hAnsi="Times New Roman" w:cs="Times New Roman"/>
          <w:color w:val="050505"/>
          <w:sz w:val="24"/>
          <w:szCs w:val="24"/>
          <w:lang w:eastAsia="es-MX"/>
        </w:rPr>
        <w:t xml:space="preserve"> que paridad de </w:t>
      </w:r>
      <w:r w:rsidR="00A074B0" w:rsidRPr="001D26F9">
        <w:rPr>
          <w:rFonts w:ascii="Times New Roman" w:eastAsia="Times New Roman" w:hAnsi="Times New Roman" w:cs="Times New Roman"/>
          <w:color w:val="050505"/>
          <w:sz w:val="24"/>
          <w:szCs w:val="24"/>
          <w:lang w:eastAsia="es-MX"/>
        </w:rPr>
        <w:t>género</w:t>
      </w:r>
      <w:r w:rsidRPr="001D26F9">
        <w:rPr>
          <w:rFonts w:ascii="Times New Roman" w:eastAsia="Times New Roman" w:hAnsi="Times New Roman" w:cs="Times New Roman"/>
          <w:color w:val="050505"/>
          <w:sz w:val="24"/>
          <w:szCs w:val="24"/>
          <w:lang w:eastAsia="es-MX"/>
        </w:rPr>
        <w:t xml:space="preserve"> para impulsar</w:t>
      </w:r>
      <w:r w:rsidR="00A074B0" w:rsidRPr="001D26F9">
        <w:rPr>
          <w:rFonts w:ascii="Times New Roman" w:eastAsia="Times New Roman" w:hAnsi="Times New Roman" w:cs="Times New Roman"/>
          <w:color w:val="050505"/>
          <w:sz w:val="24"/>
          <w:szCs w:val="24"/>
          <w:lang w:eastAsia="es-MX"/>
        </w:rPr>
        <w:t>.</w:t>
      </w:r>
    </w:p>
    <w:p w14:paraId="68CC8332" w14:textId="22C7ECA6" w:rsidR="003F766B" w:rsidRPr="001D26F9" w:rsidRDefault="003F766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9558E" w:rsidRPr="001D26F9">
        <w:rPr>
          <w:rFonts w:ascii="Times New Roman" w:eastAsia="Times New Roman" w:hAnsi="Times New Roman" w:cs="Times New Roman"/>
          <w:i/>
          <w:iCs/>
          <w:color w:val="050505"/>
          <w:sz w:val="24"/>
          <w:szCs w:val="24"/>
          <w:lang w:eastAsia="es-MX"/>
        </w:rPr>
        <w:t xml:space="preserve"> es un sistema muy sofisticado con leyes e instrumentos, con por ejemplo la que se acaba de aprobar en abril, y que son un hito porque solo hay 3 países en América latina con este tipo de leyes en violencia política; pero </w:t>
      </w:r>
      <w:r w:rsidR="004447AC" w:rsidRPr="001D26F9">
        <w:rPr>
          <w:rFonts w:ascii="Times New Roman" w:eastAsia="Times New Roman" w:hAnsi="Times New Roman" w:cs="Times New Roman"/>
          <w:i/>
          <w:iCs/>
          <w:color w:val="050505"/>
          <w:sz w:val="24"/>
          <w:szCs w:val="24"/>
          <w:lang w:eastAsia="es-MX"/>
        </w:rPr>
        <w:t>también</w:t>
      </w:r>
      <w:r w:rsidR="0069558E" w:rsidRPr="001D26F9">
        <w:rPr>
          <w:rFonts w:ascii="Times New Roman" w:eastAsia="Times New Roman" w:hAnsi="Times New Roman" w:cs="Times New Roman"/>
          <w:i/>
          <w:iCs/>
          <w:color w:val="050505"/>
          <w:sz w:val="24"/>
          <w:szCs w:val="24"/>
          <w:lang w:eastAsia="es-MX"/>
        </w:rPr>
        <w:t xml:space="preserve"> tenemos un </w:t>
      </w:r>
      <w:r w:rsidR="004447AC" w:rsidRPr="001D26F9">
        <w:rPr>
          <w:rFonts w:ascii="Times New Roman" w:eastAsia="Times New Roman" w:hAnsi="Times New Roman" w:cs="Times New Roman"/>
          <w:i/>
          <w:iCs/>
          <w:color w:val="050505"/>
          <w:sz w:val="24"/>
          <w:szCs w:val="24"/>
          <w:lang w:eastAsia="es-MX"/>
        </w:rPr>
        <w:t>país</w:t>
      </w:r>
      <w:r w:rsidR="0069558E" w:rsidRPr="001D26F9">
        <w:rPr>
          <w:rFonts w:ascii="Times New Roman" w:eastAsia="Times New Roman" w:hAnsi="Times New Roman" w:cs="Times New Roman"/>
          <w:i/>
          <w:iCs/>
          <w:color w:val="050505"/>
          <w:sz w:val="24"/>
          <w:szCs w:val="24"/>
          <w:lang w:eastAsia="es-MX"/>
        </w:rPr>
        <w:t xml:space="preserve"> donde cada </w:t>
      </w:r>
      <w:r w:rsidR="004447AC" w:rsidRPr="001D26F9">
        <w:rPr>
          <w:rFonts w:ascii="Times New Roman" w:eastAsia="Times New Roman" w:hAnsi="Times New Roman" w:cs="Times New Roman"/>
          <w:i/>
          <w:iCs/>
          <w:color w:val="050505"/>
          <w:sz w:val="24"/>
          <w:szCs w:val="24"/>
          <w:lang w:eastAsia="es-MX"/>
        </w:rPr>
        <w:t>día</w:t>
      </w:r>
      <w:r w:rsidR="0069558E" w:rsidRPr="001D26F9">
        <w:rPr>
          <w:rFonts w:ascii="Times New Roman" w:eastAsia="Times New Roman" w:hAnsi="Times New Roman" w:cs="Times New Roman"/>
          <w:i/>
          <w:iCs/>
          <w:color w:val="050505"/>
          <w:sz w:val="24"/>
          <w:szCs w:val="24"/>
          <w:lang w:eastAsia="es-MX"/>
        </w:rPr>
        <w:t xml:space="preserve"> mueren mas de 11 mujeres</w:t>
      </w:r>
      <w:r w:rsidR="004447AC" w:rsidRPr="001D26F9">
        <w:rPr>
          <w:rFonts w:ascii="Times New Roman" w:eastAsia="Times New Roman" w:hAnsi="Times New Roman" w:cs="Times New Roman"/>
          <w:i/>
          <w:iCs/>
          <w:color w:val="050505"/>
          <w:sz w:val="24"/>
          <w:szCs w:val="24"/>
          <w:lang w:eastAsia="es-MX"/>
        </w:rPr>
        <w:t xml:space="preserve">, entonces se tiene que pensar en nuevas medidas dirigidas a la paridad. </w:t>
      </w:r>
    </w:p>
    <w:p w14:paraId="08D20DE1" w14:textId="02AF7890" w:rsidR="003F766B"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509D7AD1" w14:textId="5FCFCE13" w:rsidR="00A074B0" w:rsidRPr="001D26F9" w:rsidRDefault="00A074B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Necesita una explicación en la trayectoria electoral de México de la aspirante, pero no sabe si esta familiarizada con los temas que se tocarían de ser elegida como consejera, pide de manera puntual su experiencia en derecho mexicano, y en que se ha desempeñado.</w:t>
      </w:r>
    </w:p>
    <w:p w14:paraId="7D6B15C0" w14:textId="4A64F5C5" w:rsidR="003F766B" w:rsidRPr="001D26F9" w:rsidRDefault="003F766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C4892" w:rsidRPr="001D26F9">
        <w:rPr>
          <w:rFonts w:ascii="Times New Roman" w:eastAsia="Times New Roman" w:hAnsi="Times New Roman" w:cs="Times New Roman"/>
          <w:b/>
          <w:bCs/>
          <w:color w:val="050505"/>
          <w:sz w:val="24"/>
          <w:szCs w:val="24"/>
          <w:lang w:eastAsia="es-MX"/>
        </w:rPr>
        <w:t>…</w:t>
      </w:r>
    </w:p>
    <w:p w14:paraId="102E5C9E" w14:textId="42218692" w:rsidR="003F766B" w:rsidRPr="001D26F9" w:rsidRDefault="003F766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1B345673" w14:textId="58305F57" w:rsidR="00A074B0" w:rsidRPr="001D26F9" w:rsidRDefault="00A074B0"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Que mecanismos  incentivaría la aspirante para los mexicanos que radican en el extranjero.</w:t>
      </w:r>
    </w:p>
    <w:p w14:paraId="5DA3C23C" w14:textId="6E55165D" w:rsidR="003F766B" w:rsidRPr="001D26F9" w:rsidRDefault="003F766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C4892" w:rsidRPr="001D26F9">
        <w:rPr>
          <w:rFonts w:ascii="Times New Roman" w:eastAsia="Times New Roman" w:hAnsi="Times New Roman" w:cs="Times New Roman"/>
          <w:b/>
          <w:bCs/>
          <w:color w:val="050505"/>
          <w:sz w:val="24"/>
          <w:szCs w:val="24"/>
          <w:lang w:eastAsia="es-MX"/>
        </w:rPr>
        <w:t>…</w:t>
      </w:r>
    </w:p>
    <w:p w14:paraId="6E5F5169" w14:textId="3BDF78E0" w:rsidR="003F766B" w:rsidRPr="001D26F9" w:rsidRDefault="003F766B" w:rsidP="00FA5A50">
      <w:pPr>
        <w:shd w:val="clear" w:color="auto" w:fill="FFFFFF"/>
        <w:tabs>
          <w:tab w:val="left" w:pos="7033"/>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A40147" w:rsidRPr="001D26F9">
        <w:rPr>
          <w:rFonts w:ascii="Times New Roman" w:eastAsia="Times New Roman" w:hAnsi="Times New Roman" w:cs="Times New Roman"/>
          <w:b/>
          <w:bCs/>
          <w:color w:val="050505"/>
          <w:sz w:val="24"/>
          <w:szCs w:val="24"/>
          <w:lang w:eastAsia="es-MX"/>
        </w:rPr>
        <w:t xml:space="preserve">Jacobo David Cheja Alfaro México 5ª Circunscripción Movimiento Ciudadano </w:t>
      </w:r>
    </w:p>
    <w:p w14:paraId="224BFE75" w14:textId="262571BE" w:rsidR="00A074B0" w:rsidRPr="001D26F9" w:rsidRDefault="00A4014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Hace una propuesta en que los recursos destinados para los partidos políticos, sean administrados por el INE, para que de manera puedan llegar recursos privados a las compañas; y que la distribución de tiempo en los medios de comunicación no sea distribuido de manera proporcional sino de manera igualitaria, pregunta sobre la factibilidad de estas propuestas.</w:t>
      </w:r>
    </w:p>
    <w:p w14:paraId="59C30C46" w14:textId="64BABC1F" w:rsidR="003F766B" w:rsidRPr="001D26F9" w:rsidRDefault="003F766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4333F" w:rsidRPr="001D26F9">
        <w:rPr>
          <w:rFonts w:ascii="Times New Roman" w:eastAsia="Times New Roman" w:hAnsi="Times New Roman" w:cs="Times New Roman"/>
          <w:i/>
          <w:iCs/>
          <w:color w:val="050505"/>
          <w:sz w:val="24"/>
          <w:szCs w:val="24"/>
          <w:lang w:eastAsia="es-MX"/>
        </w:rPr>
        <w:t>se tiene que haber mucha trasparencia en materia de fiscalización pero también los partidos políticos, tienen que  asumir el compromiso de decirle a  la ciudadanía en que se gastan sus recursos   en materia política.</w:t>
      </w:r>
    </w:p>
    <w:p w14:paraId="2ABABF42" w14:textId="7C877D33" w:rsidR="003F766B" w:rsidRPr="001D26F9" w:rsidRDefault="003F766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A40147" w:rsidRPr="001D26F9">
        <w:rPr>
          <w:rFonts w:ascii="Times New Roman" w:eastAsia="Times New Roman" w:hAnsi="Times New Roman" w:cs="Times New Roman"/>
          <w:b/>
          <w:bCs/>
          <w:color w:val="050505"/>
          <w:sz w:val="24"/>
          <w:szCs w:val="24"/>
          <w:lang w:eastAsia="es-MX"/>
        </w:rPr>
        <w:t xml:space="preserve">Federal Gerardo Fernández Noroña </w:t>
      </w:r>
      <w:r w:rsidRPr="001D26F9">
        <w:rPr>
          <w:rFonts w:ascii="Times New Roman" w:eastAsia="Times New Roman" w:hAnsi="Times New Roman" w:cs="Times New Roman"/>
          <w:b/>
          <w:bCs/>
          <w:color w:val="050505"/>
          <w:sz w:val="24"/>
          <w:szCs w:val="24"/>
          <w:lang w:eastAsia="es-MX"/>
        </w:rPr>
        <w:t xml:space="preserve">  PT</w:t>
      </w:r>
    </w:p>
    <w:p w14:paraId="03C93555" w14:textId="77777777" w:rsidR="00A40147" w:rsidRPr="001D26F9" w:rsidRDefault="00A4014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354A2EFE" w14:textId="77777777" w:rsidR="00AD5587"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727DAF9" w14:textId="77777777" w:rsidR="00AD5587"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E426D8E" w14:textId="7E7EF271" w:rsidR="003F766B" w:rsidRPr="001D26F9" w:rsidRDefault="00AD558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Claudia Pastor Badilla CDMX 4a. Circunscripción PRI</w:t>
      </w:r>
    </w:p>
    <w:p w14:paraId="4644274F" w14:textId="727D2AFC" w:rsidR="00AD5587" w:rsidRPr="001D26F9" w:rsidRDefault="00AD558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Pide que desde su perspectiva internacional cuales son 5 recomendaciones puntuales, para retomar los procesos que se suspendieron y el proceso electoral que esta en camino. </w:t>
      </w:r>
    </w:p>
    <w:p w14:paraId="4C05225A" w14:textId="77777777" w:rsidR="00A40147" w:rsidRPr="001D26F9" w:rsidRDefault="00A4014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1571C465" w14:textId="0B4C0A3E" w:rsidR="003F766B" w:rsidRPr="001D26F9" w:rsidRDefault="003F766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C4892" w:rsidRPr="001D26F9">
        <w:rPr>
          <w:rFonts w:ascii="Times New Roman" w:eastAsia="Times New Roman" w:hAnsi="Times New Roman" w:cs="Times New Roman"/>
          <w:b/>
          <w:bCs/>
          <w:color w:val="050505"/>
          <w:sz w:val="24"/>
          <w:szCs w:val="24"/>
          <w:lang w:eastAsia="es-MX"/>
        </w:rPr>
        <w:t>…</w:t>
      </w:r>
    </w:p>
    <w:p w14:paraId="48880812" w14:textId="46E6F4D1" w:rsidR="003F766B" w:rsidRPr="001D26F9"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254AC5BA" w14:textId="383C702A" w:rsidR="00AD5587" w:rsidRPr="001D26F9" w:rsidRDefault="00AD558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Que opina de que el presidente de la republica se presenta como  posible garante del proceso electoral del 2021 y cual seria la posición del INE frente a esto; y que opina de</w:t>
      </w:r>
      <w:r w:rsidR="00666577" w:rsidRPr="001D26F9">
        <w:rPr>
          <w:rFonts w:ascii="Times New Roman" w:eastAsia="Times New Roman" w:hAnsi="Times New Roman" w:cs="Times New Roman"/>
          <w:color w:val="050505"/>
          <w:sz w:val="24"/>
          <w:szCs w:val="24"/>
          <w:lang w:eastAsia="es-MX"/>
        </w:rPr>
        <w:t xml:space="preserve"> </w:t>
      </w:r>
      <w:r w:rsidRPr="001D26F9">
        <w:rPr>
          <w:rFonts w:ascii="Times New Roman" w:eastAsia="Times New Roman" w:hAnsi="Times New Roman" w:cs="Times New Roman"/>
          <w:color w:val="050505"/>
          <w:sz w:val="24"/>
          <w:szCs w:val="24"/>
          <w:lang w:eastAsia="es-MX"/>
        </w:rPr>
        <w:t xml:space="preserve">las </w:t>
      </w:r>
      <w:r w:rsidR="00666577" w:rsidRPr="001D26F9">
        <w:rPr>
          <w:rFonts w:ascii="Times New Roman" w:eastAsia="Times New Roman" w:hAnsi="Times New Roman" w:cs="Times New Roman"/>
          <w:color w:val="050505"/>
          <w:sz w:val="24"/>
          <w:szCs w:val="24"/>
          <w:lang w:eastAsia="es-MX"/>
        </w:rPr>
        <w:t>críticas</w:t>
      </w:r>
      <w:r w:rsidRPr="001D26F9">
        <w:rPr>
          <w:rFonts w:ascii="Times New Roman" w:eastAsia="Times New Roman" w:hAnsi="Times New Roman" w:cs="Times New Roman"/>
          <w:color w:val="050505"/>
          <w:sz w:val="24"/>
          <w:szCs w:val="24"/>
          <w:lang w:eastAsia="es-MX"/>
        </w:rPr>
        <w:t xml:space="preserve"> al INE del presidente, como la perspectivas que se tienen en su posible </w:t>
      </w:r>
      <w:r w:rsidR="00666577" w:rsidRPr="001D26F9">
        <w:rPr>
          <w:rFonts w:ascii="Times New Roman" w:eastAsia="Times New Roman" w:hAnsi="Times New Roman" w:cs="Times New Roman"/>
          <w:color w:val="050505"/>
          <w:sz w:val="24"/>
          <w:szCs w:val="24"/>
          <w:lang w:eastAsia="es-MX"/>
        </w:rPr>
        <w:t>disolución.  y su anticipación de posibles controversias.</w:t>
      </w:r>
    </w:p>
    <w:p w14:paraId="25AA68EA" w14:textId="3D6FA512" w:rsidR="003F766B" w:rsidRPr="001D26F9" w:rsidRDefault="003F766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C4892" w:rsidRPr="001D26F9">
        <w:rPr>
          <w:rFonts w:ascii="Times New Roman" w:eastAsia="Times New Roman" w:hAnsi="Times New Roman" w:cs="Times New Roman"/>
          <w:b/>
          <w:bCs/>
          <w:color w:val="050505"/>
          <w:sz w:val="24"/>
          <w:szCs w:val="24"/>
          <w:lang w:eastAsia="es-MX"/>
        </w:rPr>
        <w:t xml:space="preserve"> …</w:t>
      </w:r>
    </w:p>
    <w:p w14:paraId="1587B2B3" w14:textId="62EAF8BD" w:rsidR="003F766B" w:rsidRPr="001D26F9" w:rsidRDefault="003F766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666577" w:rsidRPr="001D26F9">
        <w:rPr>
          <w:rFonts w:ascii="Times New Roman" w:eastAsia="Times New Roman" w:hAnsi="Times New Roman" w:cs="Times New Roman"/>
          <w:b/>
          <w:bCs/>
          <w:color w:val="050505"/>
          <w:sz w:val="24"/>
          <w:szCs w:val="24"/>
          <w:lang w:eastAsia="es-MX"/>
        </w:rPr>
        <w:t xml:space="preserve">Pablo Gómez Álvarez CDMX distrito 23 </w:t>
      </w:r>
      <w:r w:rsidRPr="001D26F9">
        <w:rPr>
          <w:rFonts w:ascii="Times New Roman" w:eastAsia="Times New Roman" w:hAnsi="Times New Roman" w:cs="Times New Roman"/>
          <w:b/>
          <w:bCs/>
          <w:color w:val="050505"/>
          <w:sz w:val="24"/>
          <w:szCs w:val="24"/>
          <w:lang w:eastAsia="es-MX"/>
        </w:rPr>
        <w:t xml:space="preserve"> MORENA</w:t>
      </w:r>
      <w:r w:rsidRPr="001D26F9">
        <w:rPr>
          <w:rFonts w:ascii="Times New Roman" w:eastAsia="Times New Roman" w:hAnsi="Times New Roman" w:cs="Times New Roman"/>
          <w:color w:val="050505"/>
          <w:sz w:val="24"/>
          <w:szCs w:val="24"/>
          <w:lang w:eastAsia="es-MX"/>
        </w:rPr>
        <w:t xml:space="preserve"> </w:t>
      </w:r>
    </w:p>
    <w:p w14:paraId="6B555B6D" w14:textId="257F5362" w:rsidR="00666577" w:rsidRPr="001D26F9" w:rsidRDefault="00666577"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en todos los niveles de poder, esta garantizado que los gobernadores, presidentes y candidatos no compren los votos, es realmente así en su opinión del aspirante o el INE puede hacerlo todo, por que donde hemos visto no </w:t>
      </w:r>
      <w:r w:rsidR="0069558E" w:rsidRPr="001D26F9">
        <w:rPr>
          <w:rFonts w:ascii="Times New Roman" w:eastAsia="Times New Roman" w:hAnsi="Times New Roman" w:cs="Times New Roman"/>
          <w:color w:val="050505"/>
          <w:sz w:val="24"/>
          <w:szCs w:val="24"/>
          <w:lang w:eastAsia="es-MX"/>
        </w:rPr>
        <w:t>ah hecho casi nada.</w:t>
      </w:r>
    </w:p>
    <w:p w14:paraId="11DF40C4" w14:textId="207BDAC5" w:rsidR="003F766B" w:rsidRPr="001D26F9" w:rsidRDefault="003F766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Respuesta:</w:t>
      </w:r>
      <w:r w:rsidR="00DC4892" w:rsidRPr="001D26F9">
        <w:rPr>
          <w:rFonts w:ascii="Times New Roman" w:eastAsia="Times New Roman" w:hAnsi="Times New Roman" w:cs="Times New Roman"/>
          <w:b/>
          <w:bCs/>
          <w:i/>
          <w:iCs/>
          <w:color w:val="050505"/>
          <w:sz w:val="24"/>
          <w:szCs w:val="24"/>
          <w:lang w:eastAsia="es-MX"/>
        </w:rPr>
        <w:t xml:space="preserve"> </w:t>
      </w:r>
      <w:r w:rsidR="00DC4892" w:rsidRPr="001D26F9">
        <w:rPr>
          <w:rFonts w:ascii="Times New Roman" w:eastAsia="Times New Roman" w:hAnsi="Times New Roman" w:cs="Times New Roman"/>
          <w:i/>
          <w:iCs/>
          <w:color w:val="050505"/>
          <w:sz w:val="24"/>
          <w:szCs w:val="24"/>
          <w:lang w:eastAsia="es-MX"/>
        </w:rPr>
        <w:t xml:space="preserve">se tiene que apelar al principio de ética de cada funcionario público, y tiene que haber denuncias del mal uso de los recursos públicos. </w:t>
      </w:r>
    </w:p>
    <w:p w14:paraId="3CC45A79" w14:textId="77777777" w:rsidR="003F766B" w:rsidRPr="001D26F9" w:rsidRDefault="003F766B" w:rsidP="00FA5A50">
      <w:pPr>
        <w:jc w:val="both"/>
        <w:rPr>
          <w:rFonts w:ascii="Times New Roman" w:hAnsi="Times New Roman" w:cs="Times New Roman"/>
          <w:sz w:val="24"/>
          <w:szCs w:val="24"/>
        </w:rPr>
      </w:pPr>
    </w:p>
    <w:p w14:paraId="39C97FA3" w14:textId="43F656C5" w:rsidR="003F766B" w:rsidRPr="001D26F9" w:rsidRDefault="003F766B" w:rsidP="00FA5A50">
      <w:pPr>
        <w:jc w:val="both"/>
        <w:rPr>
          <w:rFonts w:ascii="Times New Roman" w:hAnsi="Times New Roman" w:cs="Times New Roman"/>
          <w:sz w:val="24"/>
          <w:szCs w:val="24"/>
        </w:rPr>
      </w:pPr>
    </w:p>
    <w:p w14:paraId="5C6BA93E" w14:textId="29489C05" w:rsidR="00B224F5" w:rsidRPr="001D26F9" w:rsidRDefault="00B224F5" w:rsidP="00FA5A50">
      <w:pPr>
        <w:jc w:val="both"/>
        <w:rPr>
          <w:rFonts w:ascii="Times New Roman" w:hAnsi="Times New Roman" w:cs="Times New Roman"/>
          <w:sz w:val="24"/>
          <w:szCs w:val="24"/>
        </w:rPr>
      </w:pPr>
    </w:p>
    <w:p w14:paraId="61964641" w14:textId="5D120EAB" w:rsidR="00B224F5" w:rsidRPr="001D26F9" w:rsidRDefault="00B224F5" w:rsidP="00FA5A50">
      <w:pPr>
        <w:jc w:val="both"/>
        <w:rPr>
          <w:rFonts w:ascii="Times New Roman" w:hAnsi="Times New Roman" w:cs="Times New Roman"/>
          <w:sz w:val="24"/>
          <w:szCs w:val="24"/>
        </w:rPr>
      </w:pPr>
    </w:p>
    <w:p w14:paraId="18C994E8" w14:textId="08625982" w:rsidR="00B224F5" w:rsidRPr="001D26F9" w:rsidRDefault="00B224F5" w:rsidP="00FA5A50">
      <w:pPr>
        <w:jc w:val="both"/>
        <w:rPr>
          <w:rFonts w:ascii="Times New Roman" w:hAnsi="Times New Roman" w:cs="Times New Roman"/>
          <w:sz w:val="24"/>
          <w:szCs w:val="24"/>
        </w:rPr>
      </w:pPr>
    </w:p>
    <w:p w14:paraId="40107FCE" w14:textId="5403E8C9" w:rsidR="00B224F5" w:rsidRPr="001D26F9" w:rsidRDefault="00B224F5" w:rsidP="00FA5A50">
      <w:pPr>
        <w:jc w:val="both"/>
        <w:rPr>
          <w:rFonts w:ascii="Times New Roman" w:hAnsi="Times New Roman" w:cs="Times New Roman"/>
          <w:sz w:val="24"/>
          <w:szCs w:val="24"/>
        </w:rPr>
      </w:pPr>
    </w:p>
    <w:p w14:paraId="350656E3" w14:textId="4F402392" w:rsidR="00B224F5" w:rsidRPr="001D26F9" w:rsidRDefault="00B224F5" w:rsidP="00FA5A50">
      <w:pPr>
        <w:jc w:val="both"/>
        <w:rPr>
          <w:rFonts w:ascii="Times New Roman" w:hAnsi="Times New Roman" w:cs="Times New Roman"/>
          <w:sz w:val="24"/>
          <w:szCs w:val="24"/>
        </w:rPr>
      </w:pPr>
    </w:p>
    <w:p w14:paraId="6AA18176" w14:textId="50F07B82" w:rsidR="00B224F5" w:rsidRPr="001D26F9" w:rsidRDefault="00B224F5" w:rsidP="00FA5A50">
      <w:pPr>
        <w:jc w:val="both"/>
        <w:rPr>
          <w:rFonts w:ascii="Times New Roman" w:hAnsi="Times New Roman" w:cs="Times New Roman"/>
          <w:sz w:val="24"/>
          <w:szCs w:val="24"/>
        </w:rPr>
      </w:pPr>
    </w:p>
    <w:p w14:paraId="34BF1CCB" w14:textId="22C0672C" w:rsidR="00B224F5" w:rsidRPr="001D26F9" w:rsidRDefault="00B224F5" w:rsidP="00FA5A50">
      <w:pPr>
        <w:jc w:val="both"/>
        <w:rPr>
          <w:rFonts w:ascii="Times New Roman" w:hAnsi="Times New Roman" w:cs="Times New Roman"/>
          <w:sz w:val="24"/>
          <w:szCs w:val="24"/>
        </w:rPr>
      </w:pPr>
    </w:p>
    <w:p w14:paraId="4A42CB24" w14:textId="77777777" w:rsidR="00B224F5" w:rsidRPr="001D26F9" w:rsidRDefault="00B224F5" w:rsidP="00FA5A50">
      <w:pPr>
        <w:jc w:val="both"/>
        <w:rPr>
          <w:rFonts w:ascii="Times New Roman" w:hAnsi="Times New Roman" w:cs="Times New Roman"/>
          <w:sz w:val="24"/>
          <w:szCs w:val="24"/>
        </w:rPr>
      </w:pPr>
    </w:p>
    <w:p w14:paraId="706BF98D" w14:textId="16344BFA" w:rsidR="004867A7" w:rsidRPr="001D26F9" w:rsidRDefault="004867A7" w:rsidP="00FA5A50">
      <w:pPr>
        <w:jc w:val="both"/>
        <w:rPr>
          <w:rFonts w:ascii="Times New Roman" w:hAnsi="Times New Roman" w:cs="Times New Roman"/>
          <w:sz w:val="24"/>
          <w:szCs w:val="24"/>
        </w:rPr>
      </w:pPr>
    </w:p>
    <w:p w14:paraId="6F5374C2" w14:textId="6FB3267E" w:rsidR="00DC4892" w:rsidRPr="001D26F9" w:rsidRDefault="00DC4892" w:rsidP="00FA5A50">
      <w:pPr>
        <w:jc w:val="both"/>
        <w:rPr>
          <w:rFonts w:ascii="Times New Roman" w:hAnsi="Times New Roman" w:cs="Times New Roman"/>
          <w:sz w:val="24"/>
          <w:szCs w:val="24"/>
        </w:rPr>
      </w:pPr>
    </w:p>
    <w:p w14:paraId="46D89EE4" w14:textId="4340F74B" w:rsidR="00DC4892" w:rsidRPr="001D26F9" w:rsidRDefault="00DC4892" w:rsidP="00FA5A50">
      <w:pPr>
        <w:jc w:val="both"/>
        <w:rPr>
          <w:rFonts w:ascii="Times New Roman" w:hAnsi="Times New Roman" w:cs="Times New Roman"/>
          <w:sz w:val="24"/>
          <w:szCs w:val="24"/>
        </w:rPr>
      </w:pPr>
    </w:p>
    <w:p w14:paraId="2E5BCF9D" w14:textId="3D652F57" w:rsidR="00DC4892" w:rsidRPr="001D26F9" w:rsidRDefault="00DC4892" w:rsidP="00FA5A50">
      <w:pPr>
        <w:jc w:val="both"/>
        <w:rPr>
          <w:rFonts w:ascii="Times New Roman" w:hAnsi="Times New Roman" w:cs="Times New Roman"/>
          <w:sz w:val="24"/>
          <w:szCs w:val="24"/>
        </w:rPr>
      </w:pPr>
    </w:p>
    <w:p w14:paraId="6DD5E98E" w14:textId="6499F8B1" w:rsidR="00DC4892" w:rsidRPr="001D26F9" w:rsidRDefault="00DC4892" w:rsidP="00FA5A50">
      <w:pPr>
        <w:jc w:val="both"/>
        <w:rPr>
          <w:rFonts w:ascii="Times New Roman" w:hAnsi="Times New Roman" w:cs="Times New Roman"/>
          <w:sz w:val="24"/>
          <w:szCs w:val="24"/>
        </w:rPr>
      </w:pPr>
    </w:p>
    <w:p w14:paraId="01E68016" w14:textId="00CF00CD" w:rsidR="00DC4892" w:rsidRPr="001D26F9" w:rsidRDefault="00DC4892" w:rsidP="00FA5A50">
      <w:pPr>
        <w:jc w:val="both"/>
        <w:rPr>
          <w:rFonts w:ascii="Times New Roman" w:hAnsi="Times New Roman" w:cs="Times New Roman"/>
          <w:sz w:val="24"/>
          <w:szCs w:val="24"/>
        </w:rPr>
      </w:pPr>
    </w:p>
    <w:p w14:paraId="205E5792" w14:textId="1A483462" w:rsidR="00DC4892" w:rsidRPr="001D26F9" w:rsidRDefault="00DC4892" w:rsidP="00FA5A50">
      <w:pPr>
        <w:jc w:val="both"/>
        <w:rPr>
          <w:rFonts w:ascii="Times New Roman" w:hAnsi="Times New Roman" w:cs="Times New Roman"/>
          <w:sz w:val="24"/>
          <w:szCs w:val="24"/>
        </w:rPr>
      </w:pPr>
    </w:p>
    <w:p w14:paraId="5F0E4EDE" w14:textId="3578D414" w:rsidR="00DC4892" w:rsidRPr="001D26F9" w:rsidRDefault="00DC4892" w:rsidP="00FA5A50">
      <w:pPr>
        <w:jc w:val="both"/>
        <w:rPr>
          <w:rFonts w:ascii="Times New Roman" w:hAnsi="Times New Roman" w:cs="Times New Roman"/>
          <w:sz w:val="24"/>
          <w:szCs w:val="24"/>
        </w:rPr>
      </w:pPr>
    </w:p>
    <w:p w14:paraId="776CE066" w14:textId="4A6F2DCA" w:rsidR="00DC4892" w:rsidRPr="001D26F9" w:rsidRDefault="00DC4892" w:rsidP="00FA5A50">
      <w:pPr>
        <w:jc w:val="both"/>
        <w:rPr>
          <w:rFonts w:ascii="Times New Roman" w:hAnsi="Times New Roman" w:cs="Times New Roman"/>
          <w:sz w:val="24"/>
          <w:szCs w:val="24"/>
        </w:rPr>
      </w:pPr>
    </w:p>
    <w:p w14:paraId="263C86E9" w14:textId="1CB08488" w:rsidR="00DC4892" w:rsidRPr="001D26F9" w:rsidRDefault="00DC4892" w:rsidP="00FA5A50">
      <w:pPr>
        <w:jc w:val="both"/>
        <w:rPr>
          <w:rFonts w:ascii="Times New Roman" w:hAnsi="Times New Roman" w:cs="Times New Roman"/>
          <w:sz w:val="24"/>
          <w:szCs w:val="24"/>
        </w:rPr>
      </w:pPr>
    </w:p>
    <w:p w14:paraId="3AD9286D" w14:textId="05BA8D49" w:rsidR="00DC4892" w:rsidRPr="001D26F9" w:rsidRDefault="00DC4892" w:rsidP="00FA5A50">
      <w:pPr>
        <w:jc w:val="both"/>
        <w:rPr>
          <w:rFonts w:ascii="Times New Roman" w:hAnsi="Times New Roman" w:cs="Times New Roman"/>
          <w:sz w:val="24"/>
          <w:szCs w:val="24"/>
        </w:rPr>
      </w:pPr>
    </w:p>
    <w:p w14:paraId="60CAD4E7" w14:textId="60568246" w:rsidR="00EE6773" w:rsidRPr="001D26F9" w:rsidRDefault="00EE6773" w:rsidP="00FA5A50">
      <w:pPr>
        <w:jc w:val="both"/>
        <w:rPr>
          <w:rFonts w:ascii="Times New Roman" w:hAnsi="Times New Roman" w:cs="Times New Roman"/>
          <w:sz w:val="24"/>
          <w:szCs w:val="24"/>
        </w:rPr>
      </w:pPr>
    </w:p>
    <w:p w14:paraId="71D0A7E5" w14:textId="6CC5EEAE" w:rsidR="00EE6773" w:rsidRPr="001D26F9" w:rsidRDefault="00EE6773" w:rsidP="00FA5A50">
      <w:pPr>
        <w:jc w:val="both"/>
        <w:rPr>
          <w:rFonts w:ascii="Times New Roman" w:hAnsi="Times New Roman" w:cs="Times New Roman"/>
          <w:sz w:val="24"/>
          <w:szCs w:val="24"/>
        </w:rPr>
      </w:pPr>
    </w:p>
    <w:p w14:paraId="00627809" w14:textId="5CA39742" w:rsidR="00EE6773" w:rsidRPr="001D26F9" w:rsidRDefault="00EE6773" w:rsidP="00FA5A50">
      <w:pPr>
        <w:jc w:val="both"/>
        <w:rPr>
          <w:rFonts w:ascii="Times New Roman" w:hAnsi="Times New Roman" w:cs="Times New Roman"/>
          <w:sz w:val="24"/>
          <w:szCs w:val="24"/>
        </w:rPr>
      </w:pPr>
    </w:p>
    <w:p w14:paraId="758A946A" w14:textId="3C23EC49" w:rsidR="00DC4892" w:rsidRDefault="00DC4892" w:rsidP="00FA5A50">
      <w:pPr>
        <w:jc w:val="both"/>
        <w:rPr>
          <w:rFonts w:ascii="Times New Roman" w:hAnsi="Times New Roman" w:cs="Times New Roman"/>
          <w:sz w:val="24"/>
          <w:szCs w:val="24"/>
        </w:rPr>
      </w:pPr>
    </w:p>
    <w:p w14:paraId="492C8310" w14:textId="4BACCEC9" w:rsidR="007175EB" w:rsidRDefault="007175EB" w:rsidP="00FA5A50">
      <w:pPr>
        <w:jc w:val="both"/>
        <w:rPr>
          <w:rFonts w:ascii="Times New Roman" w:hAnsi="Times New Roman" w:cs="Times New Roman"/>
          <w:sz w:val="24"/>
          <w:szCs w:val="24"/>
        </w:rPr>
      </w:pPr>
    </w:p>
    <w:p w14:paraId="3F85C3EB" w14:textId="77777777" w:rsidR="007175EB" w:rsidRPr="001D26F9" w:rsidRDefault="007175EB" w:rsidP="00FA5A50">
      <w:pPr>
        <w:jc w:val="both"/>
        <w:rPr>
          <w:rFonts w:ascii="Times New Roman" w:hAnsi="Times New Roman" w:cs="Times New Roman"/>
          <w:sz w:val="24"/>
          <w:szCs w:val="24"/>
        </w:rPr>
      </w:pPr>
    </w:p>
    <w:p w14:paraId="5A840D50" w14:textId="26B6D5F1" w:rsidR="00DC4892" w:rsidRDefault="00DC4892" w:rsidP="00FA5A50">
      <w:pPr>
        <w:jc w:val="both"/>
        <w:rPr>
          <w:rFonts w:ascii="Times New Roman" w:hAnsi="Times New Roman" w:cs="Times New Roman"/>
          <w:sz w:val="24"/>
          <w:szCs w:val="24"/>
        </w:rPr>
      </w:pPr>
    </w:p>
    <w:p w14:paraId="04FBA0D0" w14:textId="0A2462FB" w:rsidR="001C771E" w:rsidRPr="001D26F9" w:rsidRDefault="001C771E" w:rsidP="00FA5A50">
      <w:pPr>
        <w:jc w:val="both"/>
        <w:rPr>
          <w:rFonts w:ascii="Times New Roman" w:hAnsi="Times New Roman" w:cs="Times New Roman"/>
          <w:sz w:val="24"/>
          <w:szCs w:val="24"/>
        </w:rPr>
      </w:pPr>
      <w:r w:rsidRPr="001C771E">
        <w:rPr>
          <w:rFonts w:ascii="Times New Roman" w:hAnsi="Times New Roman" w:cs="Times New Roman"/>
          <w:noProof/>
          <w:sz w:val="24"/>
          <w:szCs w:val="24"/>
        </w:rPr>
        <w:drawing>
          <wp:anchor distT="0" distB="0" distL="114300" distR="114300" simplePos="0" relativeHeight="251672576" behindDoc="0" locked="0" layoutInCell="1" allowOverlap="1" wp14:anchorId="30F5F646" wp14:editId="17510561">
            <wp:simplePos x="1085850" y="2057400"/>
            <wp:positionH relativeFrom="margin">
              <wp:align>center</wp:align>
            </wp:positionH>
            <wp:positionV relativeFrom="margin">
              <wp:align>top</wp:align>
            </wp:positionV>
            <wp:extent cx="2410198" cy="2410198"/>
            <wp:effectExtent l="0" t="0" r="9525" b="9525"/>
            <wp:wrapTopAndBottom/>
            <wp:docPr id="6148" name="Picture 4" descr="Más que sumarse a otro candidato, MZ declina por asimetría de recursos">
              <a:extLst xmlns:a="http://schemas.openxmlformats.org/drawingml/2006/main">
                <a:ext uri="{FF2B5EF4-FFF2-40B4-BE49-F238E27FC236}">
                  <a16:creationId xmlns:a16="http://schemas.microsoft.com/office/drawing/2014/main" id="{F0A88297-596F-41F5-AC07-3B209B6B1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Más que sumarse a otro candidato, MZ declina por asimetría de recursos">
                      <a:extLst>
                        <a:ext uri="{FF2B5EF4-FFF2-40B4-BE49-F238E27FC236}">
                          <a16:creationId xmlns:a16="http://schemas.microsoft.com/office/drawing/2014/main" id="{F0A88297-596F-41F5-AC07-3B209B6B1FB6}"/>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49" r="24001"/>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7750FB9D" w14:textId="19DC0D61" w:rsidR="004867A7" w:rsidRPr="001D26F9" w:rsidRDefault="004867A7" w:rsidP="001C771E">
      <w:pPr>
        <w:pStyle w:val="Ttulo2"/>
        <w:jc w:val="center"/>
        <w:rPr>
          <w:rFonts w:ascii="Times New Roman" w:hAnsi="Times New Roman" w:cs="Times New Roman"/>
          <w:sz w:val="24"/>
          <w:szCs w:val="24"/>
        </w:rPr>
      </w:pPr>
      <w:bookmarkStart w:id="19" w:name="_Toc46286628"/>
      <w:r w:rsidRPr="001D26F9">
        <w:rPr>
          <w:rFonts w:ascii="Times New Roman" w:hAnsi="Times New Roman" w:cs="Times New Roman"/>
          <w:sz w:val="24"/>
          <w:szCs w:val="24"/>
        </w:rPr>
        <w:t>Marco Iván Vargas Cuéllar</w:t>
      </w:r>
      <w:bookmarkEnd w:id="19"/>
    </w:p>
    <w:p w14:paraId="29F9F02C" w14:textId="747F88B8" w:rsidR="004867A7" w:rsidRPr="001D26F9" w:rsidRDefault="004867A7" w:rsidP="00FA5A50">
      <w:pPr>
        <w:jc w:val="both"/>
        <w:rPr>
          <w:rFonts w:ascii="Times New Roman" w:hAnsi="Times New Roman" w:cs="Times New Roman"/>
          <w:sz w:val="24"/>
          <w:szCs w:val="24"/>
        </w:rPr>
      </w:pPr>
    </w:p>
    <w:p w14:paraId="15CBD13F" w14:textId="65D99E13" w:rsidR="004867A7" w:rsidRPr="001D26F9" w:rsidRDefault="004867A7"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Trayectoria: </w:t>
      </w:r>
    </w:p>
    <w:p w14:paraId="68921C30" w14:textId="375B4A13" w:rsidR="00971280" w:rsidRPr="001D26F9" w:rsidRDefault="00971280"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Fue parte de la autoridad electoral desde 2017, en 2012 de manera personal fue a ser observador de las elecciones presidenciales de EE. UU,  en San Luis Potosí lo invitaron a ser parte de un comité técnico de acompañamiento de verificación de las encuestas; realizo investigación electoral en concreto con  en la geografía electoral; formo parte de concejos editoriales en materia electoral en desarrollo a la ciudadanía. </w:t>
      </w:r>
    </w:p>
    <w:p w14:paraId="472728AA" w14:textId="66294596" w:rsidR="004867A7" w:rsidRPr="001D26F9" w:rsidRDefault="004867A7"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Visión del INE :</w:t>
      </w:r>
      <w:r w:rsidR="00971280" w:rsidRPr="001D26F9">
        <w:rPr>
          <w:rFonts w:ascii="Times New Roman" w:hAnsi="Times New Roman" w:cs="Times New Roman"/>
          <w:sz w:val="24"/>
          <w:szCs w:val="24"/>
          <w:lang w:eastAsia="es-MX"/>
        </w:rPr>
        <w:t xml:space="preserve">   </w:t>
      </w:r>
    </w:p>
    <w:p w14:paraId="444FE63D" w14:textId="1F66C1A8" w:rsidR="004867A7" w:rsidRPr="001D26F9" w:rsidRDefault="00971280"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El instituto esta  cumpliendo 30 años por lo que no son los mismos retos que se tenían antiguamente</w:t>
      </w:r>
      <w:r w:rsidR="00DB2EFB" w:rsidRPr="001D26F9">
        <w:rPr>
          <w:rFonts w:ascii="Times New Roman" w:hAnsi="Times New Roman" w:cs="Times New Roman"/>
          <w:sz w:val="24"/>
          <w:szCs w:val="24"/>
          <w:lang w:eastAsia="es-MX"/>
        </w:rPr>
        <w:t xml:space="preserve"> en los años 90 a los que se tienen en la actualidad, yo veo un instituto consolidado y en ciertos procedimientos, pero se tiene que ver más adelante, siendo un INE más ágil y mas flexible</w:t>
      </w:r>
      <w:r w:rsidR="000F1CB9" w:rsidRPr="001D26F9">
        <w:rPr>
          <w:rFonts w:ascii="Times New Roman" w:hAnsi="Times New Roman" w:cs="Times New Roman"/>
          <w:sz w:val="24"/>
          <w:szCs w:val="24"/>
          <w:lang w:eastAsia="es-MX"/>
        </w:rPr>
        <w:t>, más transparente mejor explicado.  Un INE que colabora con otras instituciones.</w:t>
      </w:r>
    </w:p>
    <w:p w14:paraId="48407BE4" w14:textId="77777777" w:rsidR="004867A7" w:rsidRPr="001D26F9" w:rsidRDefault="004867A7" w:rsidP="00FA5A50">
      <w:pPr>
        <w:jc w:val="both"/>
        <w:rPr>
          <w:rFonts w:ascii="Times New Roman" w:hAnsi="Times New Roman" w:cs="Times New Roman"/>
          <w:sz w:val="24"/>
          <w:szCs w:val="24"/>
          <w:lang w:eastAsia="es-MX"/>
        </w:rPr>
      </w:pPr>
      <w:r w:rsidRPr="001D26F9">
        <w:rPr>
          <w:rFonts w:ascii="Times New Roman" w:hAnsi="Times New Roman" w:cs="Times New Roman"/>
          <w:b/>
          <w:bCs/>
          <w:sz w:val="24"/>
          <w:szCs w:val="24"/>
          <w:lang w:eastAsia="es-MX"/>
        </w:rPr>
        <w:t xml:space="preserve">Preguntas </w:t>
      </w:r>
    </w:p>
    <w:p w14:paraId="6CDDA979" w14:textId="44201FC0" w:rsidR="004867A7" w:rsidRPr="001D26F9" w:rsidRDefault="004867A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1F6EDACC" w14:textId="70DF6210" w:rsidR="000F1CB9" w:rsidRPr="001D26F9" w:rsidRDefault="000F1CB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Hay entidades que no han armonizado con las reformas en paridad, lo cual pone en desventaja  a las mujeres en las elecciones, en distintos estados, pregunta como los organismos locales electorales de manera particular el INE subsanar la omisión legislativa de los congresos locales.    </w:t>
      </w:r>
    </w:p>
    <w:p w14:paraId="0EBB8A62" w14:textId="1677BD2B" w:rsidR="004867A7" w:rsidRPr="001D26F9" w:rsidRDefault="004867A7" w:rsidP="00FA5A50">
      <w:pPr>
        <w:shd w:val="clear" w:color="auto" w:fill="FFFFFF"/>
        <w:spacing w:after="0" w:line="240" w:lineRule="auto"/>
        <w:jc w:val="both"/>
        <w:rPr>
          <w:rFonts w:ascii="Times New Roman" w:hAnsi="Times New Roman" w:cs="Times New Roman"/>
          <w:i/>
          <w:iCs/>
          <w:sz w:val="24"/>
          <w:szCs w:val="24"/>
        </w:rPr>
      </w:pPr>
      <w:r w:rsidRPr="001D26F9">
        <w:rPr>
          <w:rFonts w:ascii="Times New Roman" w:eastAsia="Times New Roman" w:hAnsi="Times New Roman" w:cs="Times New Roman"/>
          <w:b/>
          <w:bCs/>
          <w:color w:val="050505"/>
          <w:sz w:val="24"/>
          <w:szCs w:val="24"/>
          <w:lang w:eastAsia="es-MX"/>
        </w:rPr>
        <w:t xml:space="preserve">Respuesta: </w:t>
      </w:r>
      <w:r w:rsidR="0019301F" w:rsidRPr="001D26F9">
        <w:rPr>
          <w:rFonts w:ascii="Times New Roman" w:hAnsi="Times New Roman" w:cs="Times New Roman"/>
          <w:i/>
          <w:iCs/>
          <w:sz w:val="24"/>
          <w:szCs w:val="24"/>
        </w:rPr>
        <w:t xml:space="preserve"> </w:t>
      </w:r>
      <w:r w:rsidR="00EE6773" w:rsidRPr="001D26F9">
        <w:rPr>
          <w:rFonts w:ascii="Times New Roman" w:hAnsi="Times New Roman" w:cs="Times New Roman"/>
          <w:i/>
          <w:iCs/>
          <w:sz w:val="24"/>
          <w:szCs w:val="24"/>
        </w:rPr>
        <w:t xml:space="preserve">se tiene que dar el </w:t>
      </w:r>
      <w:r w:rsidR="0019301F" w:rsidRPr="001D26F9">
        <w:rPr>
          <w:rFonts w:ascii="Times New Roman" w:hAnsi="Times New Roman" w:cs="Times New Roman"/>
          <w:i/>
          <w:iCs/>
          <w:sz w:val="24"/>
          <w:szCs w:val="24"/>
        </w:rPr>
        <w:t>diseño de medi</w:t>
      </w:r>
      <w:r w:rsidR="00EE6773" w:rsidRPr="001D26F9">
        <w:rPr>
          <w:rFonts w:ascii="Times New Roman" w:hAnsi="Times New Roman" w:cs="Times New Roman"/>
          <w:i/>
          <w:iCs/>
          <w:sz w:val="24"/>
          <w:szCs w:val="24"/>
        </w:rPr>
        <w:t>d</w:t>
      </w:r>
      <w:r w:rsidR="0019301F" w:rsidRPr="001D26F9">
        <w:rPr>
          <w:rFonts w:ascii="Times New Roman" w:hAnsi="Times New Roman" w:cs="Times New Roman"/>
          <w:i/>
          <w:iCs/>
          <w:sz w:val="24"/>
          <w:szCs w:val="24"/>
        </w:rPr>
        <w:t xml:space="preserve">as de afirmativas, pero </w:t>
      </w:r>
      <w:r w:rsidR="00EE6773" w:rsidRPr="001D26F9">
        <w:rPr>
          <w:rFonts w:ascii="Times New Roman" w:hAnsi="Times New Roman" w:cs="Times New Roman"/>
          <w:i/>
          <w:iCs/>
          <w:sz w:val="24"/>
          <w:szCs w:val="24"/>
        </w:rPr>
        <w:t>también</w:t>
      </w:r>
      <w:r w:rsidR="0019301F" w:rsidRPr="001D26F9">
        <w:rPr>
          <w:rFonts w:ascii="Times New Roman" w:hAnsi="Times New Roman" w:cs="Times New Roman"/>
          <w:i/>
          <w:iCs/>
          <w:sz w:val="24"/>
          <w:szCs w:val="24"/>
        </w:rPr>
        <w:t xml:space="preserve"> tratar d</w:t>
      </w:r>
      <w:r w:rsidR="00EE6773" w:rsidRPr="001D26F9">
        <w:rPr>
          <w:rFonts w:ascii="Times New Roman" w:hAnsi="Times New Roman" w:cs="Times New Roman"/>
          <w:i/>
          <w:iCs/>
          <w:sz w:val="24"/>
          <w:szCs w:val="24"/>
        </w:rPr>
        <w:t xml:space="preserve">e analizar el contexto normativo que se puede aplicar, para tratar de hacer bases transitables en los tribunales, entonces si o si se tiene que dar el dialogo </w:t>
      </w:r>
      <w:r w:rsidR="00EE6773" w:rsidRPr="001D26F9">
        <w:rPr>
          <w:rFonts w:ascii="Times New Roman" w:hAnsi="Times New Roman" w:cs="Times New Roman"/>
          <w:i/>
          <w:iCs/>
          <w:sz w:val="24"/>
          <w:szCs w:val="24"/>
        </w:rPr>
        <w:tab/>
        <w:t>legislativo para que se pueda dar esta armonización.</w:t>
      </w:r>
    </w:p>
    <w:p w14:paraId="4BB89C28" w14:textId="425DB478" w:rsidR="004867A7"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Circunscripción VERDE </w:t>
      </w:r>
    </w:p>
    <w:p w14:paraId="61CF47E4" w14:textId="30D7C4A3" w:rsidR="000F1CB9" w:rsidRPr="001D26F9" w:rsidRDefault="0083549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lastRenderedPageBreak/>
        <w:t>El 24 de abril el partido verde presento una queja, en términos de legislación local  las medidas cautelares deben de aprobarse en 8 días y uds. Se tardaron 48 días y eso porque se les exhorto; pregunto esa será su diligencia con la que atenderá como concejero.</w:t>
      </w:r>
    </w:p>
    <w:p w14:paraId="044B7A1C" w14:textId="31DDFA71" w:rsidR="004867A7"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E6773" w:rsidRPr="001D26F9">
        <w:rPr>
          <w:rFonts w:ascii="Times New Roman" w:eastAsia="Times New Roman" w:hAnsi="Times New Roman" w:cs="Times New Roman"/>
          <w:i/>
          <w:iCs/>
          <w:color w:val="050505"/>
          <w:sz w:val="24"/>
          <w:szCs w:val="24"/>
          <w:lang w:eastAsia="es-MX"/>
        </w:rPr>
        <w:t xml:space="preserve"> se tuvo un breve periodo de suspensión</w:t>
      </w:r>
      <w:r w:rsidR="0085532A" w:rsidRPr="001D26F9">
        <w:rPr>
          <w:rFonts w:ascii="Times New Roman" w:eastAsia="Times New Roman" w:hAnsi="Times New Roman" w:cs="Times New Roman"/>
          <w:i/>
          <w:iCs/>
          <w:color w:val="050505"/>
          <w:sz w:val="24"/>
          <w:szCs w:val="24"/>
          <w:lang w:eastAsia="es-MX"/>
        </w:rPr>
        <w:t xml:space="preserve"> de algunos procedimientos </w:t>
      </w:r>
      <w:r w:rsidR="00EE6773" w:rsidRPr="001D26F9">
        <w:rPr>
          <w:rFonts w:ascii="Times New Roman" w:eastAsia="Times New Roman" w:hAnsi="Times New Roman" w:cs="Times New Roman"/>
          <w:i/>
          <w:iCs/>
          <w:color w:val="050505"/>
          <w:sz w:val="24"/>
          <w:szCs w:val="24"/>
          <w:lang w:eastAsia="es-MX"/>
        </w:rPr>
        <w:t xml:space="preserve"> ocacionado por la pandemia, </w:t>
      </w:r>
      <w:r w:rsidR="0085532A" w:rsidRPr="001D26F9">
        <w:rPr>
          <w:rFonts w:ascii="Times New Roman" w:eastAsia="Times New Roman" w:hAnsi="Times New Roman" w:cs="Times New Roman"/>
          <w:i/>
          <w:iCs/>
          <w:color w:val="050505"/>
          <w:sz w:val="24"/>
          <w:szCs w:val="24"/>
          <w:lang w:eastAsia="es-MX"/>
        </w:rPr>
        <w:t xml:space="preserve">pero quien recibió ese asunto fue la secretaria ejecutiva, quien es quien recibe y da tramite al asunto. Y bien si pregunta el diputado sobre la diligencia, nosotros siempre hemos dado acta y seguimiento a las denuncias  con los asuntos recibidos. </w:t>
      </w:r>
    </w:p>
    <w:p w14:paraId="5E9833E6" w14:textId="609F71E9" w:rsidR="004867A7" w:rsidRPr="001D26F9" w:rsidRDefault="004867A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53995A23" w14:textId="3C8F51C1" w:rsidR="0083549D" w:rsidRPr="001D26F9" w:rsidRDefault="0083549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Que aspectos consideraría para la relación de los diputados para el proceso electoral 2021, asimismo cual será el mayor reto que se tendrá en ese proceso pregunta el diputado. </w:t>
      </w:r>
    </w:p>
    <w:p w14:paraId="24E15B7A" w14:textId="7D8DE9FA" w:rsidR="0085532A"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85532A" w:rsidRPr="001D26F9">
        <w:rPr>
          <w:rFonts w:ascii="Times New Roman" w:eastAsia="Times New Roman" w:hAnsi="Times New Roman" w:cs="Times New Roman"/>
          <w:b/>
          <w:bCs/>
          <w:i/>
          <w:iCs/>
          <w:color w:val="050505"/>
          <w:sz w:val="24"/>
          <w:szCs w:val="24"/>
          <w:lang w:eastAsia="es-MX"/>
        </w:rPr>
        <w:t xml:space="preserve"> </w:t>
      </w:r>
      <w:r w:rsidR="0085532A" w:rsidRPr="001D26F9">
        <w:rPr>
          <w:rFonts w:ascii="Times New Roman" w:eastAsia="Times New Roman" w:hAnsi="Times New Roman" w:cs="Times New Roman"/>
          <w:i/>
          <w:iCs/>
          <w:color w:val="050505"/>
          <w:sz w:val="24"/>
          <w:szCs w:val="24"/>
          <w:lang w:eastAsia="es-MX"/>
        </w:rPr>
        <w:t>el asunto de la legalidad es aprender a coexistir con el asunto de la flexión de los funcionarios públicos, algunos pueden hacer supuestos de los gastos fiscales para ganar ventaja en la contienda electoral</w:t>
      </w:r>
      <w:r w:rsidR="00674B77" w:rsidRPr="001D26F9">
        <w:rPr>
          <w:rFonts w:ascii="Times New Roman" w:eastAsia="Times New Roman" w:hAnsi="Times New Roman" w:cs="Times New Roman"/>
          <w:i/>
          <w:iCs/>
          <w:color w:val="050505"/>
          <w:sz w:val="24"/>
          <w:szCs w:val="24"/>
          <w:lang w:eastAsia="es-MX"/>
        </w:rPr>
        <w:t xml:space="preserve">, </w:t>
      </w:r>
      <w:r w:rsidR="0085532A" w:rsidRPr="001D26F9">
        <w:rPr>
          <w:rFonts w:ascii="Times New Roman" w:eastAsia="Times New Roman" w:hAnsi="Times New Roman" w:cs="Times New Roman"/>
          <w:i/>
          <w:iCs/>
          <w:color w:val="050505"/>
          <w:sz w:val="24"/>
          <w:szCs w:val="24"/>
          <w:lang w:eastAsia="es-MX"/>
        </w:rPr>
        <w:t xml:space="preserve"> de eso esta hecho el famoso reclamo de la equidad de la contienda</w:t>
      </w:r>
      <w:r w:rsidR="00674B77" w:rsidRPr="001D26F9">
        <w:rPr>
          <w:rFonts w:ascii="Times New Roman" w:eastAsia="Times New Roman" w:hAnsi="Times New Roman" w:cs="Times New Roman"/>
          <w:i/>
          <w:iCs/>
          <w:color w:val="050505"/>
          <w:sz w:val="24"/>
          <w:szCs w:val="24"/>
          <w:lang w:eastAsia="es-MX"/>
        </w:rPr>
        <w:t>,  creo que tenemos una base de lo que si se puede o no se puede en la contienda.</w:t>
      </w:r>
      <w:r w:rsidR="00674B77" w:rsidRPr="001D26F9">
        <w:rPr>
          <w:rFonts w:ascii="Times New Roman" w:eastAsia="Times New Roman" w:hAnsi="Times New Roman" w:cs="Times New Roman"/>
          <w:i/>
          <w:iCs/>
          <w:color w:val="050505"/>
          <w:sz w:val="24"/>
          <w:szCs w:val="24"/>
          <w:lang w:eastAsia="es-MX"/>
        </w:rPr>
        <w:tab/>
      </w:r>
    </w:p>
    <w:p w14:paraId="4856053F" w14:textId="1F106651" w:rsidR="00674B77" w:rsidRPr="001D26F9" w:rsidRDefault="00674B7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 Y en términos de 2021, se viene un año muy difícil en términos, presupuestales y electorales, sobre la celebración de las elecciones, que implica hacer mas y mejor con menos recursos.</w:t>
      </w:r>
    </w:p>
    <w:p w14:paraId="100BF372" w14:textId="34045298" w:rsidR="004867A7" w:rsidRPr="001D26F9" w:rsidRDefault="0085532A"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 xml:space="preserve"> </w:t>
      </w:r>
    </w:p>
    <w:p w14:paraId="35871DAD" w14:textId="011B290C" w:rsidR="004867A7" w:rsidRPr="001D26F9" w:rsidRDefault="004867A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94776E" w:rsidRPr="001D26F9">
        <w:rPr>
          <w:rFonts w:ascii="Times New Roman" w:eastAsia="Times New Roman" w:hAnsi="Times New Roman" w:cs="Times New Roman"/>
          <w:b/>
          <w:bCs/>
          <w:color w:val="050505"/>
          <w:sz w:val="24"/>
          <w:szCs w:val="24"/>
          <w:lang w:eastAsia="es-MX"/>
        </w:rPr>
        <w:t>Jacobo David Cheja Alfaro</w:t>
      </w:r>
      <w:r w:rsidRPr="001D26F9">
        <w:rPr>
          <w:rFonts w:ascii="Times New Roman" w:eastAsia="Times New Roman" w:hAnsi="Times New Roman" w:cs="Times New Roman"/>
          <w:b/>
          <w:bCs/>
          <w:color w:val="050505"/>
          <w:sz w:val="24"/>
          <w:szCs w:val="24"/>
          <w:lang w:eastAsia="es-MX"/>
        </w:rPr>
        <w:t xml:space="preserve"> Movimiento Ciudadano </w:t>
      </w:r>
      <w:r w:rsidR="0094776E" w:rsidRPr="001D26F9">
        <w:rPr>
          <w:rFonts w:ascii="Times New Roman" w:eastAsia="Times New Roman" w:hAnsi="Times New Roman" w:cs="Times New Roman"/>
          <w:b/>
          <w:bCs/>
          <w:color w:val="050505"/>
          <w:sz w:val="24"/>
          <w:szCs w:val="24"/>
          <w:lang w:eastAsia="es-MX"/>
        </w:rPr>
        <w:t xml:space="preserve">México 5ª. Circunscripción </w:t>
      </w:r>
    </w:p>
    <w:p w14:paraId="0A02510F" w14:textId="4399B10B" w:rsidR="0094776E" w:rsidRPr="001D26F9" w:rsidRDefault="0094776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Pide su opinión sobre un nuevo de modelo de comunicación política, en donde los spots de  radio  y tv, pudieran ser sustituidos por mas debates políticos, para que la ciudadanía pueda elegir con claridad. </w:t>
      </w:r>
    </w:p>
    <w:p w14:paraId="751541A6" w14:textId="77777777" w:rsidR="0083549D" w:rsidRPr="001D26F9"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B8A57B5" w14:textId="19C84CF8" w:rsidR="004867A7"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674B77" w:rsidRPr="001D26F9">
        <w:rPr>
          <w:rFonts w:ascii="Times New Roman" w:eastAsia="Times New Roman" w:hAnsi="Times New Roman" w:cs="Times New Roman"/>
          <w:i/>
          <w:iCs/>
          <w:color w:val="050505"/>
          <w:sz w:val="24"/>
          <w:szCs w:val="24"/>
          <w:lang w:eastAsia="es-MX"/>
        </w:rPr>
        <w:t xml:space="preserve"> lo tiene claro, el diseño de los spots tiene como que una serie de reglas muy concretas, que son reglas comunicativas, y el debate funciona en otras rutas,  con otras reglas distintas, y que bien podría tener un impacto positivo </w:t>
      </w:r>
      <w:r w:rsidR="00A2175C" w:rsidRPr="001D26F9">
        <w:rPr>
          <w:rFonts w:ascii="Times New Roman" w:eastAsia="Times New Roman" w:hAnsi="Times New Roman" w:cs="Times New Roman"/>
          <w:i/>
          <w:iCs/>
          <w:color w:val="050505"/>
          <w:sz w:val="24"/>
          <w:szCs w:val="24"/>
          <w:lang w:eastAsia="es-MX"/>
        </w:rPr>
        <w:t>el aumento de debates, hay que tener en cuenta la flexibilización de esa figura, y que antes esa figura de los debates era algo muy rígida, que no daba elementos cualitativos al electorado  para su conocimiento puntual.</w:t>
      </w:r>
    </w:p>
    <w:p w14:paraId="255376C6" w14:textId="7A29B95A" w:rsidR="004867A7" w:rsidRPr="001D26F9" w:rsidRDefault="004867A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Reginaldo Sandoval flores Coordinador Parlamentario  PT</w:t>
      </w:r>
    </w:p>
    <w:p w14:paraId="2DB8A10A" w14:textId="7F35CC47" w:rsidR="0094776E" w:rsidRPr="001D26F9" w:rsidRDefault="0094776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sin preguntas.</w:t>
      </w:r>
    </w:p>
    <w:p w14:paraId="38BDA18F" w14:textId="77777777" w:rsidR="00A2175C" w:rsidRPr="001D26F9" w:rsidRDefault="00A2175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44BE0EC" w14:textId="77777777" w:rsidR="0094776E" w:rsidRPr="001D26F9" w:rsidRDefault="0094776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3D17CFBC" w14:textId="3E312D96" w:rsidR="004867A7" w:rsidRPr="001D26F9" w:rsidRDefault="0094776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Como calificaría el servicio profesional de carrea y como fortalecerlo pregunta.</w:t>
      </w:r>
    </w:p>
    <w:p w14:paraId="54B2B845" w14:textId="24FC2189" w:rsidR="0094776E" w:rsidRPr="001D26F9" w:rsidRDefault="00A2175C"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ab/>
      </w:r>
      <w:r w:rsidRPr="001D26F9">
        <w:rPr>
          <w:rFonts w:ascii="Times New Roman" w:eastAsia="Times New Roman" w:hAnsi="Times New Roman" w:cs="Times New Roman"/>
          <w:b/>
          <w:bCs/>
          <w:color w:val="050505"/>
          <w:sz w:val="24"/>
          <w:szCs w:val="24"/>
          <w:lang w:eastAsia="es-MX"/>
        </w:rPr>
        <w:tab/>
      </w:r>
      <w:r w:rsidRPr="001D26F9">
        <w:rPr>
          <w:rFonts w:ascii="Times New Roman" w:eastAsia="Times New Roman" w:hAnsi="Times New Roman" w:cs="Times New Roman"/>
          <w:b/>
          <w:bCs/>
          <w:color w:val="050505"/>
          <w:sz w:val="24"/>
          <w:szCs w:val="24"/>
          <w:lang w:eastAsia="es-MX"/>
        </w:rPr>
        <w:tab/>
      </w:r>
      <w:r w:rsidRPr="001D26F9">
        <w:rPr>
          <w:rFonts w:ascii="Times New Roman" w:eastAsia="Times New Roman" w:hAnsi="Times New Roman" w:cs="Times New Roman"/>
          <w:b/>
          <w:bCs/>
          <w:color w:val="050505"/>
          <w:sz w:val="24"/>
          <w:szCs w:val="24"/>
          <w:lang w:eastAsia="es-MX"/>
        </w:rPr>
        <w:tab/>
      </w:r>
      <w:r w:rsidRPr="001D26F9">
        <w:rPr>
          <w:rFonts w:ascii="Times New Roman" w:eastAsia="Times New Roman" w:hAnsi="Times New Roman" w:cs="Times New Roman"/>
          <w:b/>
          <w:bCs/>
          <w:color w:val="050505"/>
          <w:sz w:val="24"/>
          <w:szCs w:val="24"/>
          <w:lang w:eastAsia="es-MX"/>
        </w:rPr>
        <w:tab/>
      </w:r>
    </w:p>
    <w:p w14:paraId="43D1601B" w14:textId="16B21B58" w:rsidR="0050451B"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A2175C" w:rsidRPr="001D26F9">
        <w:rPr>
          <w:rFonts w:ascii="Times New Roman" w:eastAsia="Times New Roman" w:hAnsi="Times New Roman" w:cs="Times New Roman"/>
          <w:i/>
          <w:iCs/>
          <w:color w:val="050505"/>
          <w:sz w:val="24"/>
          <w:szCs w:val="24"/>
          <w:lang w:eastAsia="es-MX"/>
        </w:rPr>
        <w:t xml:space="preserve"> lo califico como un sistema que se ha ido consolidando</w:t>
      </w:r>
      <w:r w:rsidR="006D2E31" w:rsidRPr="001D26F9">
        <w:rPr>
          <w:rFonts w:ascii="Times New Roman" w:eastAsia="Times New Roman" w:hAnsi="Times New Roman" w:cs="Times New Roman"/>
          <w:i/>
          <w:iCs/>
          <w:color w:val="050505"/>
          <w:sz w:val="24"/>
          <w:szCs w:val="24"/>
          <w:lang w:eastAsia="es-MX"/>
        </w:rPr>
        <w:t xml:space="preserve">, hay que recordar lo que ha estado haciendo como  modelo de gestión de talento humano y profesionalización del INE frente a la construcción de este gran sistema, es uno de los mas avanzados que se tiene en el país, junto con el servicio exterior mexicano, el cual posee un gran desarrollo institucional,  pero no porque este consolidado no significa que no tiene áreas de oportunidad; como es el caso de </w:t>
      </w:r>
      <w:r w:rsidR="00A71FCD" w:rsidRPr="001D26F9">
        <w:rPr>
          <w:rFonts w:ascii="Times New Roman" w:eastAsia="Times New Roman" w:hAnsi="Times New Roman" w:cs="Times New Roman"/>
          <w:i/>
          <w:iCs/>
          <w:color w:val="050505"/>
          <w:sz w:val="24"/>
          <w:szCs w:val="24"/>
          <w:lang w:eastAsia="es-MX"/>
        </w:rPr>
        <w:t>trabajar por resultados y otra por impactos, y se piensa mas en cumplir con un dato cuantitativo que el cualitativo.</w:t>
      </w:r>
    </w:p>
    <w:p w14:paraId="17132030" w14:textId="209868F4" w:rsidR="0050451B" w:rsidRPr="001D26F9" w:rsidRDefault="0050451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Jorge Romero Herrera  CDMX 4a circunscripción  PAN</w:t>
      </w:r>
    </w:p>
    <w:p w14:paraId="11FF2E5D" w14:textId="14C4C99D" w:rsidR="0050451B" w:rsidRPr="001D26F9" w:rsidRDefault="0050451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 xml:space="preserve">Cada vez es mas profunda la participación cívica a través  de las redes sociales , pregunta si el aspirante cree en el marco de una elección,  en torno a la publicación de los contenidos, sujetos a medidas cautelares. </w:t>
      </w:r>
    </w:p>
    <w:p w14:paraId="553020F6" w14:textId="596CE853" w:rsidR="004867A7"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lastRenderedPageBreak/>
        <w:t xml:space="preserve">Respuesta: </w:t>
      </w:r>
      <w:r w:rsidR="00A71FCD" w:rsidRPr="001D26F9">
        <w:rPr>
          <w:rFonts w:ascii="Times New Roman" w:eastAsia="Times New Roman" w:hAnsi="Times New Roman" w:cs="Times New Roman"/>
          <w:b/>
          <w:bCs/>
          <w:i/>
          <w:iCs/>
          <w:color w:val="050505"/>
          <w:sz w:val="24"/>
          <w:szCs w:val="24"/>
          <w:lang w:eastAsia="es-MX"/>
        </w:rPr>
        <w:t xml:space="preserve"> </w:t>
      </w:r>
      <w:r w:rsidR="00A71FCD" w:rsidRPr="001D26F9">
        <w:rPr>
          <w:rFonts w:ascii="Times New Roman" w:eastAsia="Times New Roman" w:hAnsi="Times New Roman" w:cs="Times New Roman"/>
          <w:i/>
          <w:iCs/>
          <w:color w:val="050505"/>
          <w:sz w:val="24"/>
          <w:szCs w:val="24"/>
          <w:lang w:eastAsia="es-MX"/>
        </w:rPr>
        <w:t xml:space="preserve">efectivamente pueden ser objeto de medidas cautelares, pero cree que el problema no se encuentra en las cuentas oficiales de los partidos políticos o candidatos, porque  cualquier regulación que queramos hacer en materia de redes sociales siempre se va quedar corta, pero si se puede regular en torno a las noticias falsas porque no hay una eficacia normativa, administrativa e institucional que le pueda hacer frente, que se puede hacer entonces, pues cultivar la capacidad de </w:t>
      </w:r>
      <w:r w:rsidR="007475E4" w:rsidRPr="001D26F9">
        <w:rPr>
          <w:rFonts w:ascii="Times New Roman" w:eastAsia="Times New Roman" w:hAnsi="Times New Roman" w:cs="Times New Roman"/>
          <w:i/>
          <w:iCs/>
          <w:color w:val="050505"/>
          <w:sz w:val="24"/>
          <w:szCs w:val="24"/>
          <w:lang w:eastAsia="es-MX"/>
        </w:rPr>
        <w:t xml:space="preserve">discernir  </w:t>
      </w:r>
      <w:r w:rsidR="00A71FCD" w:rsidRPr="001D26F9">
        <w:rPr>
          <w:rFonts w:ascii="Times New Roman" w:eastAsia="Times New Roman" w:hAnsi="Times New Roman" w:cs="Times New Roman"/>
          <w:i/>
          <w:iCs/>
          <w:color w:val="050505"/>
          <w:sz w:val="24"/>
          <w:szCs w:val="24"/>
          <w:lang w:eastAsia="es-MX"/>
        </w:rPr>
        <w:t xml:space="preserve">de la </w:t>
      </w:r>
      <w:r w:rsidR="007475E4" w:rsidRPr="001D26F9">
        <w:rPr>
          <w:rFonts w:ascii="Times New Roman" w:eastAsia="Times New Roman" w:hAnsi="Times New Roman" w:cs="Times New Roman"/>
          <w:i/>
          <w:iCs/>
          <w:color w:val="050505"/>
          <w:sz w:val="24"/>
          <w:szCs w:val="24"/>
          <w:lang w:eastAsia="es-MX"/>
        </w:rPr>
        <w:t xml:space="preserve">ciudadanía para poder separa, lo real de lo falso, que es una opinión. </w:t>
      </w:r>
      <w:r w:rsidR="00A71FCD" w:rsidRPr="001D26F9">
        <w:rPr>
          <w:rFonts w:ascii="Times New Roman" w:eastAsia="Times New Roman" w:hAnsi="Times New Roman" w:cs="Times New Roman"/>
          <w:i/>
          <w:iCs/>
          <w:color w:val="050505"/>
          <w:sz w:val="24"/>
          <w:szCs w:val="24"/>
          <w:lang w:eastAsia="es-MX"/>
        </w:rPr>
        <w:t xml:space="preserve"> </w:t>
      </w:r>
    </w:p>
    <w:p w14:paraId="7F7643B6" w14:textId="77777777" w:rsidR="001B1619" w:rsidRPr="001D26F9" w:rsidRDefault="001B1619"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Alejandro Viedma Velázquez MORENA</w:t>
      </w:r>
      <w:r w:rsidRPr="001D26F9">
        <w:rPr>
          <w:rFonts w:ascii="Times New Roman" w:eastAsia="Times New Roman" w:hAnsi="Times New Roman" w:cs="Times New Roman"/>
          <w:color w:val="050505"/>
          <w:sz w:val="24"/>
          <w:szCs w:val="24"/>
          <w:lang w:eastAsia="es-MX"/>
        </w:rPr>
        <w:t xml:space="preserve">  </w:t>
      </w:r>
    </w:p>
    <w:p w14:paraId="39BBB7E1" w14:textId="229926A6" w:rsidR="0050451B" w:rsidRPr="001D26F9" w:rsidRDefault="0050451B"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color w:val="050505"/>
          <w:sz w:val="24"/>
          <w:szCs w:val="24"/>
          <w:lang w:eastAsia="es-MX"/>
        </w:rPr>
        <w:t>Desde su experiencia del aspirante como concejero en San Luis Potosí, donde considera que se pueden reducir gastos operativos desde el INE, en los años donde no hay elección</w:t>
      </w:r>
      <w:r w:rsidR="0019301F" w:rsidRPr="001D26F9">
        <w:rPr>
          <w:rFonts w:ascii="Times New Roman" w:eastAsia="Times New Roman" w:hAnsi="Times New Roman" w:cs="Times New Roman"/>
          <w:color w:val="050505"/>
          <w:sz w:val="24"/>
          <w:szCs w:val="24"/>
          <w:lang w:eastAsia="es-MX"/>
        </w:rPr>
        <w:t>, también si hay una consideración de recorte en algún tipo de gasto; y pregunta cómo ve la relación entre el INE y los OPLs, y si considera que es una relación de subordinación. Y su opinan con respecto a la relección del  secretario ejecutivo en su elección adelantada de dos meses.</w:t>
      </w:r>
    </w:p>
    <w:p w14:paraId="10A432CF" w14:textId="4EB2FD82" w:rsidR="001E38EE" w:rsidRPr="001D26F9" w:rsidRDefault="004867A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7475E4" w:rsidRPr="001D26F9">
        <w:rPr>
          <w:rFonts w:ascii="Times New Roman" w:eastAsia="Times New Roman" w:hAnsi="Times New Roman" w:cs="Times New Roman"/>
          <w:b/>
          <w:bCs/>
          <w:color w:val="050505"/>
          <w:sz w:val="24"/>
          <w:szCs w:val="24"/>
          <w:lang w:eastAsia="es-MX"/>
        </w:rPr>
        <w:t xml:space="preserve"> </w:t>
      </w:r>
      <w:r w:rsidR="001B1619" w:rsidRPr="001D26F9">
        <w:rPr>
          <w:rFonts w:ascii="Times New Roman" w:eastAsia="Times New Roman" w:hAnsi="Times New Roman" w:cs="Times New Roman"/>
          <w:i/>
          <w:iCs/>
          <w:color w:val="050505"/>
          <w:sz w:val="24"/>
          <w:szCs w:val="24"/>
          <w:lang w:eastAsia="es-MX"/>
        </w:rPr>
        <w:t xml:space="preserve"> reviso el informe que realizo el órgano interno del control, durante el ejercicio fiscal 2019, dice que hay un margen de optimización de 1,200 millones de pesos aproximadamente, que de deja a la memoria del aspirante, que tienen que ver con las organizaciones ordinarias del trabajo, que tiene que ver con los procesos de contratación, con procesos de licitación; entonces importante que el concejo general del instituto le ponga</w:t>
      </w:r>
      <w:r w:rsidR="001E38EE" w:rsidRPr="001D26F9">
        <w:rPr>
          <w:rFonts w:ascii="Times New Roman" w:eastAsia="Times New Roman" w:hAnsi="Times New Roman" w:cs="Times New Roman"/>
          <w:i/>
          <w:iCs/>
          <w:color w:val="050505"/>
          <w:sz w:val="24"/>
          <w:szCs w:val="24"/>
          <w:lang w:eastAsia="es-MX"/>
        </w:rPr>
        <w:t>, a</w:t>
      </w:r>
      <w:r w:rsidR="001B1619" w:rsidRPr="001D26F9">
        <w:rPr>
          <w:rFonts w:ascii="Times New Roman" w:eastAsia="Times New Roman" w:hAnsi="Times New Roman" w:cs="Times New Roman"/>
          <w:i/>
          <w:iCs/>
          <w:color w:val="050505"/>
          <w:sz w:val="24"/>
          <w:szCs w:val="24"/>
          <w:lang w:eastAsia="es-MX"/>
        </w:rPr>
        <w:t>tención a esa parte</w:t>
      </w:r>
      <w:r w:rsidR="001E38EE" w:rsidRPr="001D26F9">
        <w:rPr>
          <w:rFonts w:ascii="Times New Roman" w:eastAsia="Times New Roman" w:hAnsi="Times New Roman" w:cs="Times New Roman"/>
          <w:i/>
          <w:iCs/>
          <w:color w:val="050505"/>
          <w:sz w:val="24"/>
          <w:szCs w:val="24"/>
          <w:lang w:eastAsia="es-MX"/>
        </w:rPr>
        <w:t>, para poder establecer con toda claridad donde están los pesos y donde están los centavos, algo que también esta vinculado con los procesos electorales, en donde tendremos presiones el año venidero por la falta de recursos.</w:t>
      </w:r>
    </w:p>
    <w:p w14:paraId="43B430BA" w14:textId="4DF8047D" w:rsidR="001E38EE" w:rsidRPr="001D26F9" w:rsidRDefault="001E38EE"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Con la relación de los OPLs, en sus creencias la ve como una relación de colaboración sin embargo cuando el INE puede no ser eficaz hay mecanismos, para garantizar que se están realizando correctamente las actividades.</w:t>
      </w:r>
    </w:p>
    <w:p w14:paraId="3ED101FB" w14:textId="4E163287" w:rsidR="001E38EE" w:rsidRPr="001D26F9" w:rsidRDefault="001E38EE"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i/>
          <w:iCs/>
          <w:color w:val="050505"/>
          <w:sz w:val="24"/>
          <w:szCs w:val="24"/>
          <w:lang w:eastAsia="es-MX"/>
        </w:rPr>
        <w:t>Y admite no tener una opinión concreta con respecto a la reelección del candidato.</w:t>
      </w:r>
    </w:p>
    <w:p w14:paraId="1D66347C" w14:textId="77777777" w:rsidR="004867A7" w:rsidRPr="001D26F9" w:rsidRDefault="004867A7" w:rsidP="00FA5A50">
      <w:pPr>
        <w:jc w:val="both"/>
        <w:rPr>
          <w:rFonts w:ascii="Times New Roman" w:hAnsi="Times New Roman" w:cs="Times New Roman"/>
          <w:sz w:val="24"/>
          <w:szCs w:val="24"/>
        </w:rPr>
      </w:pPr>
    </w:p>
    <w:p w14:paraId="2D7307DE" w14:textId="77777777" w:rsidR="004867A7" w:rsidRPr="001D26F9" w:rsidRDefault="004867A7" w:rsidP="00FA5A50">
      <w:pPr>
        <w:jc w:val="both"/>
        <w:rPr>
          <w:rFonts w:ascii="Times New Roman" w:hAnsi="Times New Roman" w:cs="Times New Roman"/>
          <w:sz w:val="24"/>
          <w:szCs w:val="24"/>
        </w:rPr>
      </w:pPr>
    </w:p>
    <w:p w14:paraId="3101A6CB" w14:textId="77777777" w:rsidR="004867A7" w:rsidRPr="001D26F9" w:rsidRDefault="004867A7" w:rsidP="00FA5A50">
      <w:pPr>
        <w:jc w:val="both"/>
        <w:rPr>
          <w:rFonts w:ascii="Times New Roman" w:hAnsi="Times New Roman" w:cs="Times New Roman"/>
          <w:sz w:val="24"/>
          <w:szCs w:val="24"/>
        </w:rPr>
      </w:pPr>
    </w:p>
    <w:p w14:paraId="5BACF8A6" w14:textId="449D3571" w:rsidR="004867A7" w:rsidRPr="001D26F9" w:rsidRDefault="004867A7" w:rsidP="00FA5A50">
      <w:pPr>
        <w:jc w:val="both"/>
        <w:rPr>
          <w:rFonts w:ascii="Times New Roman" w:hAnsi="Times New Roman" w:cs="Times New Roman"/>
          <w:sz w:val="24"/>
          <w:szCs w:val="24"/>
        </w:rPr>
      </w:pPr>
    </w:p>
    <w:p w14:paraId="5E180611" w14:textId="5AADA818" w:rsidR="001E38EE" w:rsidRPr="001D26F9" w:rsidRDefault="001E38EE" w:rsidP="00FA5A50">
      <w:pPr>
        <w:jc w:val="both"/>
        <w:rPr>
          <w:rFonts w:ascii="Times New Roman" w:hAnsi="Times New Roman" w:cs="Times New Roman"/>
          <w:sz w:val="24"/>
          <w:szCs w:val="24"/>
        </w:rPr>
      </w:pPr>
    </w:p>
    <w:p w14:paraId="53168C77" w14:textId="231792B7" w:rsidR="001E38EE" w:rsidRPr="001D26F9" w:rsidRDefault="001E38EE" w:rsidP="00FA5A50">
      <w:pPr>
        <w:jc w:val="both"/>
        <w:rPr>
          <w:rFonts w:ascii="Times New Roman" w:hAnsi="Times New Roman" w:cs="Times New Roman"/>
          <w:sz w:val="24"/>
          <w:szCs w:val="24"/>
        </w:rPr>
      </w:pPr>
    </w:p>
    <w:p w14:paraId="5A643605" w14:textId="517938DB" w:rsidR="001E38EE" w:rsidRPr="001D26F9" w:rsidRDefault="001E38EE" w:rsidP="00FA5A50">
      <w:pPr>
        <w:jc w:val="both"/>
        <w:rPr>
          <w:rFonts w:ascii="Times New Roman" w:hAnsi="Times New Roman" w:cs="Times New Roman"/>
          <w:sz w:val="24"/>
          <w:szCs w:val="24"/>
        </w:rPr>
      </w:pPr>
    </w:p>
    <w:p w14:paraId="3286F7A3" w14:textId="7ED6E607" w:rsidR="001E38EE" w:rsidRPr="001D26F9" w:rsidRDefault="001E38EE" w:rsidP="00FA5A50">
      <w:pPr>
        <w:jc w:val="both"/>
        <w:rPr>
          <w:rFonts w:ascii="Times New Roman" w:hAnsi="Times New Roman" w:cs="Times New Roman"/>
          <w:sz w:val="24"/>
          <w:szCs w:val="24"/>
        </w:rPr>
      </w:pPr>
    </w:p>
    <w:p w14:paraId="15439521" w14:textId="5CBCCCC2" w:rsidR="001E38EE" w:rsidRPr="001D26F9" w:rsidRDefault="001E38EE" w:rsidP="00FA5A50">
      <w:pPr>
        <w:jc w:val="both"/>
        <w:rPr>
          <w:rFonts w:ascii="Times New Roman" w:hAnsi="Times New Roman" w:cs="Times New Roman"/>
          <w:sz w:val="24"/>
          <w:szCs w:val="24"/>
        </w:rPr>
      </w:pPr>
    </w:p>
    <w:p w14:paraId="52080A0A" w14:textId="1975FA20" w:rsidR="001E38EE" w:rsidRPr="001D26F9" w:rsidRDefault="001E38EE" w:rsidP="00FA5A50">
      <w:pPr>
        <w:jc w:val="both"/>
        <w:rPr>
          <w:rFonts w:ascii="Times New Roman" w:hAnsi="Times New Roman" w:cs="Times New Roman"/>
          <w:sz w:val="24"/>
          <w:szCs w:val="24"/>
        </w:rPr>
      </w:pPr>
    </w:p>
    <w:p w14:paraId="5E0964F5" w14:textId="2972E1D9" w:rsidR="001E38EE" w:rsidRPr="001D26F9" w:rsidRDefault="001E38EE" w:rsidP="00FA5A50">
      <w:pPr>
        <w:jc w:val="both"/>
        <w:rPr>
          <w:rFonts w:ascii="Times New Roman" w:hAnsi="Times New Roman" w:cs="Times New Roman"/>
          <w:sz w:val="24"/>
          <w:szCs w:val="24"/>
        </w:rPr>
      </w:pPr>
    </w:p>
    <w:p w14:paraId="374F0951" w14:textId="6E2526D7" w:rsidR="001E38EE" w:rsidRPr="001D26F9" w:rsidRDefault="001E38EE" w:rsidP="00FA5A50">
      <w:pPr>
        <w:jc w:val="both"/>
        <w:rPr>
          <w:rFonts w:ascii="Times New Roman" w:hAnsi="Times New Roman" w:cs="Times New Roman"/>
          <w:sz w:val="24"/>
          <w:szCs w:val="24"/>
        </w:rPr>
      </w:pPr>
    </w:p>
    <w:p w14:paraId="224FEBB6" w14:textId="6F126447" w:rsidR="001E38EE" w:rsidRPr="001D26F9" w:rsidRDefault="001E38EE" w:rsidP="00FA5A50">
      <w:pPr>
        <w:jc w:val="both"/>
        <w:rPr>
          <w:rFonts w:ascii="Times New Roman" w:hAnsi="Times New Roman" w:cs="Times New Roman"/>
          <w:sz w:val="24"/>
          <w:szCs w:val="24"/>
        </w:rPr>
      </w:pPr>
    </w:p>
    <w:p w14:paraId="2F9DFCB8" w14:textId="5AF4DB4F" w:rsidR="001E38EE" w:rsidRPr="001D26F9" w:rsidRDefault="001E38EE" w:rsidP="00FA5A50">
      <w:pPr>
        <w:jc w:val="both"/>
        <w:rPr>
          <w:rFonts w:ascii="Times New Roman" w:hAnsi="Times New Roman" w:cs="Times New Roman"/>
          <w:sz w:val="24"/>
          <w:szCs w:val="24"/>
        </w:rPr>
      </w:pPr>
    </w:p>
    <w:p w14:paraId="7E8E55F0" w14:textId="3583DC23" w:rsidR="001E38EE" w:rsidRPr="001D26F9" w:rsidRDefault="001E38EE" w:rsidP="00FA5A50">
      <w:pPr>
        <w:jc w:val="both"/>
        <w:rPr>
          <w:rFonts w:ascii="Times New Roman" w:hAnsi="Times New Roman" w:cs="Times New Roman"/>
          <w:sz w:val="24"/>
          <w:szCs w:val="24"/>
        </w:rPr>
      </w:pPr>
    </w:p>
    <w:p w14:paraId="1EA0FF9C" w14:textId="217AD5CC" w:rsidR="001E38EE" w:rsidRPr="001D26F9" w:rsidRDefault="001E38EE" w:rsidP="00FA5A50">
      <w:pPr>
        <w:jc w:val="both"/>
        <w:rPr>
          <w:rFonts w:ascii="Times New Roman" w:hAnsi="Times New Roman" w:cs="Times New Roman"/>
          <w:sz w:val="24"/>
          <w:szCs w:val="24"/>
        </w:rPr>
      </w:pPr>
    </w:p>
    <w:p w14:paraId="0068A996" w14:textId="4A3E94FE" w:rsidR="001E38EE" w:rsidRPr="001D26F9" w:rsidRDefault="001E38EE" w:rsidP="00FA5A50">
      <w:pPr>
        <w:jc w:val="both"/>
        <w:rPr>
          <w:rFonts w:ascii="Times New Roman" w:hAnsi="Times New Roman" w:cs="Times New Roman"/>
          <w:sz w:val="24"/>
          <w:szCs w:val="24"/>
        </w:rPr>
      </w:pPr>
    </w:p>
    <w:p w14:paraId="5DE6A246" w14:textId="73EC4306" w:rsidR="001E38EE" w:rsidRPr="001D26F9" w:rsidRDefault="001E38EE" w:rsidP="00FA5A50">
      <w:pPr>
        <w:jc w:val="both"/>
        <w:rPr>
          <w:rFonts w:ascii="Times New Roman" w:hAnsi="Times New Roman" w:cs="Times New Roman"/>
          <w:sz w:val="24"/>
          <w:szCs w:val="24"/>
        </w:rPr>
      </w:pPr>
    </w:p>
    <w:p w14:paraId="49D43716" w14:textId="6D523536" w:rsidR="001E38EE" w:rsidRPr="001D26F9" w:rsidRDefault="001E38EE" w:rsidP="00FA5A50">
      <w:pPr>
        <w:jc w:val="both"/>
        <w:rPr>
          <w:rFonts w:ascii="Times New Roman" w:hAnsi="Times New Roman" w:cs="Times New Roman"/>
          <w:sz w:val="24"/>
          <w:szCs w:val="24"/>
        </w:rPr>
      </w:pPr>
    </w:p>
    <w:p w14:paraId="05D039E1" w14:textId="20491786" w:rsidR="001E38EE" w:rsidRPr="001D26F9" w:rsidRDefault="001E38EE" w:rsidP="00FA5A50">
      <w:pPr>
        <w:jc w:val="both"/>
        <w:rPr>
          <w:rFonts w:ascii="Times New Roman" w:hAnsi="Times New Roman" w:cs="Times New Roman"/>
          <w:sz w:val="24"/>
          <w:szCs w:val="24"/>
        </w:rPr>
      </w:pPr>
    </w:p>
    <w:p w14:paraId="2F183EA8" w14:textId="502877BD" w:rsidR="001E38EE" w:rsidRPr="001D26F9" w:rsidRDefault="001E38EE" w:rsidP="00FA5A50">
      <w:pPr>
        <w:jc w:val="both"/>
        <w:rPr>
          <w:rFonts w:ascii="Times New Roman" w:hAnsi="Times New Roman" w:cs="Times New Roman"/>
          <w:sz w:val="24"/>
          <w:szCs w:val="24"/>
        </w:rPr>
      </w:pPr>
    </w:p>
    <w:p w14:paraId="3B867D27" w14:textId="317C25CC" w:rsidR="001E38EE" w:rsidRPr="001D26F9" w:rsidRDefault="001E38EE" w:rsidP="00FA5A50">
      <w:pPr>
        <w:jc w:val="both"/>
        <w:rPr>
          <w:rFonts w:ascii="Times New Roman" w:hAnsi="Times New Roman" w:cs="Times New Roman"/>
          <w:sz w:val="24"/>
          <w:szCs w:val="24"/>
        </w:rPr>
      </w:pPr>
    </w:p>
    <w:p w14:paraId="189257F2" w14:textId="287A0757" w:rsidR="001E38EE" w:rsidRPr="001D26F9" w:rsidRDefault="001C771E" w:rsidP="00FA5A50">
      <w:pPr>
        <w:jc w:val="both"/>
        <w:rPr>
          <w:rFonts w:ascii="Times New Roman" w:hAnsi="Times New Roman" w:cs="Times New Roman"/>
          <w:sz w:val="24"/>
          <w:szCs w:val="24"/>
        </w:rPr>
      </w:pPr>
      <w:r w:rsidRPr="001C771E">
        <w:rPr>
          <w:rFonts w:ascii="Times New Roman" w:hAnsi="Times New Roman" w:cs="Times New Roman"/>
          <w:noProof/>
          <w:sz w:val="24"/>
          <w:szCs w:val="24"/>
        </w:rPr>
        <w:drawing>
          <wp:anchor distT="0" distB="0" distL="114300" distR="114300" simplePos="0" relativeHeight="251673600" behindDoc="0" locked="0" layoutInCell="1" allowOverlap="1" wp14:anchorId="72AA6E6D" wp14:editId="6D0D0B5E">
            <wp:simplePos x="1085850" y="3810000"/>
            <wp:positionH relativeFrom="margin">
              <wp:align>center</wp:align>
            </wp:positionH>
            <wp:positionV relativeFrom="margin">
              <wp:align>top</wp:align>
            </wp:positionV>
            <wp:extent cx="2410198" cy="2410198"/>
            <wp:effectExtent l="0" t="0" r="9525" b="9525"/>
            <wp:wrapSquare wrapText="bothSides"/>
            <wp:docPr id="6150" name="Picture 6" descr="Tinta Fresca Chiapas on Twitter: &quot;CHIAPANECA, en penúltima lista ...">
              <a:extLst xmlns:a="http://schemas.openxmlformats.org/drawingml/2006/main">
                <a:ext uri="{FF2B5EF4-FFF2-40B4-BE49-F238E27FC236}">
                  <a16:creationId xmlns:a16="http://schemas.microsoft.com/office/drawing/2014/main" id="{FEC6233E-9CD3-446A-AD97-0C94077EB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Tinta Fresca Chiapas on Twitter: &quot;CHIAPANECA, en penúltima lista ...">
                      <a:extLst>
                        <a:ext uri="{FF2B5EF4-FFF2-40B4-BE49-F238E27FC236}">
                          <a16:creationId xmlns:a16="http://schemas.microsoft.com/office/drawing/2014/main" id="{FEC6233E-9CD3-446A-AD97-0C94077EBD4F}"/>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l="16875" r="16376"/>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6714D495" w14:textId="77777777" w:rsidR="00AC497B" w:rsidRPr="001D26F9" w:rsidRDefault="00AC497B" w:rsidP="00FA5A50">
      <w:pPr>
        <w:pStyle w:val="Ttulo2"/>
        <w:jc w:val="both"/>
        <w:rPr>
          <w:rFonts w:ascii="Times New Roman" w:hAnsi="Times New Roman" w:cs="Times New Roman"/>
          <w:sz w:val="24"/>
          <w:szCs w:val="24"/>
        </w:rPr>
      </w:pPr>
    </w:p>
    <w:p w14:paraId="574528F4" w14:textId="73DAC336" w:rsidR="00AC497B" w:rsidRPr="001D26F9" w:rsidRDefault="00AC497B" w:rsidP="001C771E">
      <w:pPr>
        <w:pStyle w:val="Ttulo2"/>
        <w:jc w:val="center"/>
        <w:rPr>
          <w:rFonts w:ascii="Times New Roman" w:hAnsi="Times New Roman" w:cs="Times New Roman"/>
          <w:sz w:val="24"/>
          <w:szCs w:val="24"/>
        </w:rPr>
      </w:pPr>
      <w:bookmarkStart w:id="20" w:name="_Toc46286629"/>
      <w:r w:rsidRPr="001D26F9">
        <w:rPr>
          <w:rFonts w:ascii="Times New Roman" w:hAnsi="Times New Roman" w:cs="Times New Roman"/>
          <w:sz w:val="24"/>
          <w:szCs w:val="24"/>
        </w:rPr>
        <w:t>Sofía Margarita Sánchez Domínguez</w:t>
      </w:r>
      <w:bookmarkEnd w:id="20"/>
    </w:p>
    <w:p w14:paraId="49D5D6C6" w14:textId="13DB57D7" w:rsidR="00AC497B" w:rsidRDefault="00AC497B"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Trayectoria</w:t>
      </w:r>
    </w:p>
    <w:p w14:paraId="60C58874" w14:textId="2926B998" w:rsidR="001D26F9" w:rsidRPr="001D26F9" w:rsidRDefault="001D26F9"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Es Maestra en Gobierno y Asuntos Públicos por la FLACSO</w:t>
      </w:r>
      <w:r>
        <w:rPr>
          <w:rFonts w:ascii="Times New Roman" w:hAnsi="Times New Roman" w:cs="Times New Roman"/>
          <w:sz w:val="24"/>
          <w:szCs w:val="24"/>
          <w:lang w:eastAsia="es-MX"/>
        </w:rPr>
        <w:t xml:space="preserve">, </w:t>
      </w:r>
      <w:r w:rsidRPr="001D26F9">
        <w:rPr>
          <w:rFonts w:ascii="Times New Roman" w:hAnsi="Times New Roman" w:cs="Times New Roman"/>
          <w:sz w:val="24"/>
          <w:szCs w:val="24"/>
          <w:lang w:eastAsia="es-MX"/>
        </w:rPr>
        <w:t>Licenciada en Ciencias Políticas y Administración Pública por la FCPyS de la UNAM</w:t>
      </w:r>
      <w:r>
        <w:rPr>
          <w:rFonts w:ascii="Times New Roman" w:hAnsi="Times New Roman" w:cs="Times New Roman"/>
          <w:sz w:val="24"/>
          <w:szCs w:val="24"/>
          <w:lang w:eastAsia="es-MX"/>
        </w:rPr>
        <w:t xml:space="preserve">, 25 años de trayectoria en la administración pública federal, y órganos electorales, en su paso por la dirección ejecutiva del servicio profesional </w:t>
      </w:r>
      <w:r w:rsidR="0065702F">
        <w:rPr>
          <w:rFonts w:ascii="Times New Roman" w:hAnsi="Times New Roman" w:cs="Times New Roman"/>
          <w:sz w:val="24"/>
          <w:szCs w:val="24"/>
          <w:lang w:eastAsia="es-MX"/>
        </w:rPr>
        <w:t>electoral</w:t>
      </w:r>
      <w:r>
        <w:rPr>
          <w:rFonts w:ascii="Times New Roman" w:hAnsi="Times New Roman" w:cs="Times New Roman"/>
          <w:sz w:val="24"/>
          <w:szCs w:val="24"/>
          <w:lang w:eastAsia="es-MX"/>
        </w:rPr>
        <w:t xml:space="preserve"> </w:t>
      </w:r>
      <w:r w:rsidR="0065702F">
        <w:rPr>
          <w:rFonts w:ascii="Times New Roman" w:hAnsi="Times New Roman" w:cs="Times New Roman"/>
          <w:sz w:val="24"/>
          <w:szCs w:val="24"/>
          <w:lang w:eastAsia="es-MX"/>
        </w:rPr>
        <w:t xml:space="preserve">del IFE, impulso el cambio en la profesionalización, con experiencia profesional en dos OPLs, asesora del IEDF,  y el IEPC como concejera, en 2018 encabezo los trabajos para la primera consulta indígena y la </w:t>
      </w:r>
      <w:r w:rsidR="00D26A28">
        <w:rPr>
          <w:rFonts w:ascii="Times New Roman" w:hAnsi="Times New Roman" w:cs="Times New Roman"/>
          <w:sz w:val="24"/>
          <w:szCs w:val="24"/>
          <w:lang w:eastAsia="es-MX"/>
        </w:rPr>
        <w:t>elección</w:t>
      </w:r>
      <w:r w:rsidR="0065702F">
        <w:rPr>
          <w:rFonts w:ascii="Times New Roman" w:hAnsi="Times New Roman" w:cs="Times New Roman"/>
          <w:sz w:val="24"/>
          <w:szCs w:val="24"/>
          <w:lang w:eastAsia="es-MX"/>
        </w:rPr>
        <w:t xml:space="preserve"> por usos y </w:t>
      </w:r>
      <w:r w:rsidR="00D26A28">
        <w:rPr>
          <w:rFonts w:ascii="Times New Roman" w:hAnsi="Times New Roman" w:cs="Times New Roman"/>
          <w:sz w:val="24"/>
          <w:szCs w:val="24"/>
          <w:lang w:eastAsia="es-MX"/>
        </w:rPr>
        <w:t xml:space="preserve">costumbres </w:t>
      </w:r>
      <w:r w:rsidR="0065702F">
        <w:rPr>
          <w:rFonts w:ascii="Times New Roman" w:hAnsi="Times New Roman" w:cs="Times New Roman"/>
          <w:sz w:val="24"/>
          <w:szCs w:val="24"/>
          <w:lang w:eastAsia="es-MX"/>
        </w:rPr>
        <w:t xml:space="preserve"> por la que se </w:t>
      </w:r>
      <w:r w:rsidR="00D26A28">
        <w:rPr>
          <w:rFonts w:ascii="Times New Roman" w:hAnsi="Times New Roman" w:cs="Times New Roman"/>
          <w:sz w:val="24"/>
          <w:szCs w:val="24"/>
          <w:lang w:eastAsia="es-MX"/>
        </w:rPr>
        <w:t>alcanzo la gobernabilidad, en el municipio de Oxchuc.</w:t>
      </w:r>
    </w:p>
    <w:p w14:paraId="048AF3E7" w14:textId="290906FE" w:rsidR="0065702F" w:rsidRDefault="00AC497B"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5A5E00E2" w14:textId="4179F52E" w:rsidR="00D26A28" w:rsidRPr="001D26F9" w:rsidRDefault="00D26A28" w:rsidP="00FA5A50">
      <w:pPr>
        <w:jc w:val="both"/>
        <w:rPr>
          <w:rFonts w:ascii="Times New Roman" w:hAnsi="Times New Roman" w:cs="Times New Roman"/>
          <w:sz w:val="24"/>
          <w:szCs w:val="24"/>
          <w:lang w:eastAsia="es-MX"/>
        </w:rPr>
      </w:pPr>
      <w:r>
        <w:rPr>
          <w:rFonts w:ascii="Times New Roman" w:hAnsi="Times New Roman" w:cs="Times New Roman"/>
          <w:sz w:val="24"/>
          <w:szCs w:val="24"/>
          <w:lang w:eastAsia="es-MX"/>
        </w:rPr>
        <w:t xml:space="preserve">Tiene que garantizar que las decisiones no se tomen por presiones políticas, sino que sea en  el marco de la legalidad y la justicia, que abona  al fortalecimiento de la  democracia, el pleno del concejo general sirve para ello para analizar y discutir conjunto a los partidos políticos, actos de autoridad en los que se pueden general consensos y disensos  para el fortalecimiento  a la democracia, </w:t>
      </w:r>
      <w:r w:rsidR="00C0633A">
        <w:rPr>
          <w:rFonts w:ascii="Times New Roman" w:hAnsi="Times New Roman" w:cs="Times New Roman"/>
          <w:sz w:val="24"/>
          <w:szCs w:val="24"/>
          <w:lang w:eastAsia="es-MX"/>
        </w:rPr>
        <w:t>también</w:t>
      </w:r>
      <w:r>
        <w:rPr>
          <w:rFonts w:ascii="Times New Roman" w:hAnsi="Times New Roman" w:cs="Times New Roman"/>
          <w:sz w:val="24"/>
          <w:szCs w:val="24"/>
          <w:lang w:eastAsia="es-MX"/>
        </w:rPr>
        <w:t xml:space="preserve"> esta convencida </w:t>
      </w:r>
      <w:r w:rsidR="00C0633A">
        <w:rPr>
          <w:rFonts w:ascii="Times New Roman" w:hAnsi="Times New Roman" w:cs="Times New Roman"/>
          <w:sz w:val="24"/>
          <w:szCs w:val="24"/>
          <w:lang w:eastAsia="es-MX"/>
        </w:rPr>
        <w:t>de que se tiene que fortalecer el sistema de los partidos políticos,  con el acompañamiento del INE  para impulsar el voto razonado e impulsar las practicas fraudulentas que merman a la democracia.</w:t>
      </w:r>
      <w:r w:rsidR="00C0633A">
        <w:rPr>
          <w:rFonts w:ascii="Times New Roman" w:hAnsi="Times New Roman" w:cs="Times New Roman"/>
          <w:sz w:val="24"/>
          <w:szCs w:val="24"/>
          <w:lang w:eastAsia="es-MX"/>
        </w:rPr>
        <w:tab/>
        <w:t xml:space="preserve"> </w:t>
      </w:r>
    </w:p>
    <w:p w14:paraId="1E076BAE"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1F58C13F"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5F3CCC5A"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398406CE"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112D5B02"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3AB5CE45"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671249A4"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6E4594F3"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349BDE37"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155EE049"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6826BBD1" w14:textId="77777777" w:rsidR="00C0633A" w:rsidRDefault="00C0633A" w:rsidP="00FA5A50">
      <w:pPr>
        <w:shd w:val="clear" w:color="auto" w:fill="FFFFFF"/>
        <w:spacing w:after="0" w:line="240" w:lineRule="auto"/>
        <w:jc w:val="both"/>
        <w:rPr>
          <w:rFonts w:ascii="Times New Roman" w:hAnsi="Times New Roman" w:cs="Times New Roman"/>
          <w:b/>
          <w:bCs/>
          <w:sz w:val="24"/>
          <w:szCs w:val="24"/>
          <w:lang w:eastAsia="es-MX"/>
        </w:rPr>
      </w:pPr>
    </w:p>
    <w:p w14:paraId="6315491C" w14:textId="42A29FB2" w:rsidR="003C734A"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6C93DCEC" w14:textId="30B25F09" w:rsidR="00C0633A" w:rsidRPr="00C0633A" w:rsidRDefault="00C0633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 xml:space="preserve">Como garantizar el derecho a la </w:t>
      </w:r>
      <w:r w:rsidR="00522D91">
        <w:rPr>
          <w:rFonts w:ascii="Times New Roman" w:eastAsia="Times New Roman" w:hAnsi="Times New Roman" w:cs="Times New Roman"/>
          <w:color w:val="050505"/>
          <w:sz w:val="24"/>
          <w:szCs w:val="24"/>
          <w:lang w:eastAsia="es-MX"/>
        </w:rPr>
        <w:t>información</w:t>
      </w:r>
      <w:r>
        <w:rPr>
          <w:rFonts w:ascii="Times New Roman" w:eastAsia="Times New Roman" w:hAnsi="Times New Roman" w:cs="Times New Roman"/>
          <w:color w:val="050505"/>
          <w:sz w:val="24"/>
          <w:szCs w:val="24"/>
          <w:lang w:eastAsia="es-MX"/>
        </w:rPr>
        <w:t xml:space="preserve"> a niños, niñas y </w:t>
      </w:r>
      <w:r w:rsidR="00522D91">
        <w:rPr>
          <w:rFonts w:ascii="Times New Roman" w:eastAsia="Times New Roman" w:hAnsi="Times New Roman" w:cs="Times New Roman"/>
          <w:color w:val="050505"/>
          <w:sz w:val="24"/>
          <w:szCs w:val="24"/>
          <w:lang w:eastAsia="es-MX"/>
        </w:rPr>
        <w:t>adolescentes</w:t>
      </w:r>
      <w:r>
        <w:rPr>
          <w:rFonts w:ascii="Times New Roman" w:eastAsia="Times New Roman" w:hAnsi="Times New Roman" w:cs="Times New Roman"/>
          <w:color w:val="050505"/>
          <w:sz w:val="24"/>
          <w:szCs w:val="24"/>
          <w:lang w:eastAsia="es-MX"/>
        </w:rPr>
        <w:t xml:space="preserve"> </w:t>
      </w:r>
      <w:r w:rsidR="00522D91">
        <w:rPr>
          <w:rFonts w:ascii="Times New Roman" w:eastAsia="Times New Roman" w:hAnsi="Times New Roman" w:cs="Times New Roman"/>
          <w:color w:val="050505"/>
          <w:sz w:val="24"/>
          <w:szCs w:val="24"/>
          <w:lang w:eastAsia="es-MX"/>
        </w:rPr>
        <w:t xml:space="preserve">en los procesos electorales. </w:t>
      </w:r>
    </w:p>
    <w:p w14:paraId="37ADFE61" w14:textId="77777777" w:rsidR="00AC497B" w:rsidRPr="001D26F9"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2904A76E" w14:textId="45F4B1FD" w:rsidR="00AC497B"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575D08F5" w14:textId="14AF1816" w:rsidR="00522D91" w:rsidRPr="00522D91" w:rsidRDefault="00522D9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 xml:space="preserve">La pregunta del diputado, es que muchos concejeros pretenden sustituir la mesa del consejo por el Twitter, así que pregunta como un concejero debe utilizar el tema de las redes  sociales. </w:t>
      </w:r>
      <w:r w:rsidR="00180003">
        <w:rPr>
          <w:rFonts w:ascii="Times New Roman" w:eastAsia="Times New Roman" w:hAnsi="Times New Roman" w:cs="Times New Roman"/>
          <w:color w:val="050505"/>
          <w:sz w:val="24"/>
          <w:szCs w:val="24"/>
          <w:lang w:eastAsia="es-MX"/>
        </w:rPr>
        <w:t xml:space="preserve">Y cual es la finalidad de esa mesa del concejo. </w:t>
      </w:r>
    </w:p>
    <w:p w14:paraId="3297F8C9" w14:textId="57538EB8" w:rsidR="00AC497B" w:rsidRPr="001D26F9"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700FEF" w:rsidRPr="00700FEF">
        <w:rPr>
          <w:rFonts w:ascii="Times New Roman" w:eastAsia="Times New Roman" w:hAnsi="Times New Roman" w:cs="Times New Roman"/>
          <w:i/>
          <w:iCs/>
          <w:color w:val="050505"/>
          <w:sz w:val="24"/>
          <w:szCs w:val="24"/>
          <w:lang w:eastAsia="es-MX"/>
        </w:rPr>
        <w:t xml:space="preserve">en relacion con lo de las redes sociales los consejeros nos manejamos en la arena de lo  político pero sin embargo no debemos de </w:t>
      </w:r>
      <w:r w:rsidR="00700FEF">
        <w:rPr>
          <w:rFonts w:ascii="Times New Roman" w:eastAsia="Times New Roman" w:hAnsi="Times New Roman" w:cs="Times New Roman"/>
          <w:i/>
          <w:iCs/>
          <w:color w:val="050505"/>
          <w:sz w:val="24"/>
          <w:szCs w:val="24"/>
          <w:lang w:eastAsia="es-MX"/>
        </w:rPr>
        <w:t xml:space="preserve">hacer </w:t>
      </w:r>
      <w:r w:rsidR="00700FEF" w:rsidRPr="00700FEF">
        <w:rPr>
          <w:rFonts w:ascii="Times New Roman" w:eastAsia="Times New Roman" w:hAnsi="Times New Roman" w:cs="Times New Roman"/>
          <w:i/>
          <w:iCs/>
          <w:color w:val="050505"/>
          <w:sz w:val="24"/>
          <w:szCs w:val="24"/>
          <w:lang w:eastAsia="es-MX"/>
        </w:rPr>
        <w:t xml:space="preserve"> política, son cosas que se tienen que fijar en el seno del Consejo  general, las redes sociales se deben de usar de manera institucional para difundir información a la ciudadanía y no para fijar posturas personales, es algo que no abona mucho y es algo que confunde la ciudadanía.</w:t>
      </w:r>
    </w:p>
    <w:p w14:paraId="0B2FF7FC" w14:textId="1C3BB273" w:rsidR="00AC497B"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Jorge Argüelles Victorero PES Coordinador Parlamentario </w:t>
      </w:r>
    </w:p>
    <w:p w14:paraId="377F6949" w14:textId="77777777" w:rsidR="000A0EAD" w:rsidRDefault="003C734A"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3C734A">
        <w:rPr>
          <w:rFonts w:ascii="Times New Roman" w:eastAsia="Times New Roman" w:hAnsi="Times New Roman" w:cs="Times New Roman"/>
          <w:color w:val="050505"/>
          <w:sz w:val="24"/>
          <w:szCs w:val="24"/>
          <w:lang w:eastAsia="es-MX"/>
        </w:rPr>
        <w:t xml:space="preserve">Cómo define la independencia e integridad que debe de tener un consejero, derivado de ello </w:t>
      </w:r>
      <w:r>
        <w:rPr>
          <w:rFonts w:ascii="Times New Roman" w:eastAsia="Times New Roman" w:hAnsi="Times New Roman" w:cs="Times New Roman"/>
          <w:color w:val="050505"/>
          <w:sz w:val="24"/>
          <w:szCs w:val="24"/>
          <w:lang w:eastAsia="es-MX"/>
        </w:rPr>
        <w:t xml:space="preserve">ud. </w:t>
      </w:r>
      <w:r w:rsidRPr="003C734A">
        <w:rPr>
          <w:rFonts w:ascii="Times New Roman" w:eastAsia="Times New Roman" w:hAnsi="Times New Roman" w:cs="Times New Roman"/>
          <w:color w:val="050505"/>
          <w:sz w:val="24"/>
          <w:szCs w:val="24"/>
          <w:lang w:eastAsia="es-MX"/>
        </w:rPr>
        <w:t xml:space="preserve"> cumple con esos valores para ser consejera electoral. </w:t>
      </w:r>
    </w:p>
    <w:p w14:paraId="4A494488" w14:textId="2CAA1F3D" w:rsidR="00AC497B" w:rsidRPr="000A0EAD"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0A0EAD">
        <w:rPr>
          <w:rFonts w:ascii="Times New Roman" w:eastAsia="Times New Roman" w:hAnsi="Times New Roman" w:cs="Times New Roman"/>
          <w:b/>
          <w:bCs/>
          <w:color w:val="050505"/>
          <w:sz w:val="24"/>
          <w:szCs w:val="24"/>
          <w:lang w:eastAsia="es-MX"/>
        </w:rPr>
        <w:t xml:space="preserve"> </w:t>
      </w:r>
      <w:r w:rsidR="000A0EAD" w:rsidRPr="000A0EAD">
        <w:rPr>
          <w:rFonts w:ascii="Times New Roman" w:eastAsia="Times New Roman" w:hAnsi="Times New Roman" w:cs="Times New Roman"/>
          <w:i/>
          <w:iCs/>
          <w:color w:val="050505"/>
          <w:sz w:val="24"/>
          <w:szCs w:val="24"/>
          <w:lang w:eastAsia="es-MX"/>
        </w:rPr>
        <w:t>Hay diferentes momentos en los que puede dar muestra de su independencia y objetividad, pues cada una de las decisiones que da para el consejo general se presentan con argumentos, y ha tenido momentos donde ha sido agraviada verbalmente  con amenazas y descalificaciones por parte de los partidos políticos. Particularmente cuando no hay coincidencias en lo que se está planteando.</w:t>
      </w:r>
    </w:p>
    <w:p w14:paraId="548AD07A" w14:textId="78313E3C" w:rsidR="003C734A" w:rsidRDefault="003C734A" w:rsidP="003C734A">
      <w:pPr>
        <w:shd w:val="clear" w:color="auto" w:fill="FFFFFF"/>
        <w:tabs>
          <w:tab w:val="left" w:pos="7033"/>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Jacobo David Cheja Alfaro México 5ª Circunscripción Movimiento Ciudadano </w:t>
      </w:r>
    </w:p>
    <w:p w14:paraId="142D6C66" w14:textId="4F30EC56" w:rsidR="00FA21FD" w:rsidRPr="00FA21FD" w:rsidRDefault="00FA21FD" w:rsidP="003C734A">
      <w:pPr>
        <w:shd w:val="clear" w:color="auto" w:fill="FFFFFF"/>
        <w:tabs>
          <w:tab w:val="left" w:pos="7033"/>
        </w:tabs>
        <w:spacing w:after="0" w:line="240" w:lineRule="auto"/>
        <w:jc w:val="both"/>
        <w:rPr>
          <w:rFonts w:ascii="Times New Roman" w:eastAsia="Times New Roman" w:hAnsi="Times New Roman" w:cs="Times New Roman"/>
          <w:color w:val="050505"/>
          <w:sz w:val="24"/>
          <w:szCs w:val="24"/>
          <w:lang w:eastAsia="es-MX"/>
        </w:rPr>
      </w:pPr>
      <w:r w:rsidRPr="00FA21FD">
        <w:rPr>
          <w:rFonts w:ascii="Times New Roman" w:eastAsia="Times New Roman" w:hAnsi="Times New Roman" w:cs="Times New Roman"/>
          <w:color w:val="050505"/>
          <w:sz w:val="24"/>
          <w:szCs w:val="24"/>
          <w:lang w:eastAsia="es-MX"/>
        </w:rPr>
        <w:t xml:space="preserve">La unidad de fiscalización del Instituto Nacional electoral no sido tan eficiente </w:t>
      </w:r>
      <w:r>
        <w:rPr>
          <w:rFonts w:ascii="Times New Roman" w:eastAsia="Times New Roman" w:hAnsi="Times New Roman" w:cs="Times New Roman"/>
          <w:color w:val="050505"/>
          <w:sz w:val="24"/>
          <w:szCs w:val="24"/>
          <w:lang w:eastAsia="es-MX"/>
        </w:rPr>
        <w:t xml:space="preserve">con </w:t>
      </w:r>
      <w:r w:rsidRPr="00FA21FD">
        <w:rPr>
          <w:rFonts w:ascii="Times New Roman" w:eastAsia="Times New Roman" w:hAnsi="Times New Roman" w:cs="Times New Roman"/>
          <w:color w:val="050505"/>
          <w:sz w:val="24"/>
          <w:szCs w:val="24"/>
          <w:lang w:eastAsia="es-MX"/>
        </w:rPr>
        <w:t xml:space="preserve">el combate a la corrupción en estos procesos </w:t>
      </w:r>
      <w:r>
        <w:rPr>
          <w:rFonts w:ascii="Times New Roman" w:eastAsia="Times New Roman" w:hAnsi="Times New Roman" w:cs="Times New Roman"/>
          <w:color w:val="050505"/>
          <w:sz w:val="24"/>
          <w:szCs w:val="24"/>
          <w:lang w:eastAsia="es-MX"/>
        </w:rPr>
        <w:t>a</w:t>
      </w:r>
      <w:r w:rsidRPr="00FA21FD">
        <w:rPr>
          <w:rFonts w:ascii="Times New Roman" w:eastAsia="Times New Roman" w:hAnsi="Times New Roman" w:cs="Times New Roman"/>
          <w:color w:val="050505"/>
          <w:sz w:val="24"/>
          <w:szCs w:val="24"/>
          <w:lang w:eastAsia="es-MX"/>
        </w:rPr>
        <w:t>unque tiene que reconocer que se avanzado mucho, la pregunta es frente a las elecciones del 2021 la aspirante</w:t>
      </w:r>
      <w:r>
        <w:rPr>
          <w:rFonts w:ascii="Times New Roman" w:eastAsia="Times New Roman" w:hAnsi="Times New Roman" w:cs="Times New Roman"/>
          <w:color w:val="050505"/>
          <w:sz w:val="24"/>
          <w:szCs w:val="24"/>
          <w:lang w:eastAsia="es-MX"/>
        </w:rPr>
        <w:t xml:space="preserve"> que propone </w:t>
      </w:r>
      <w:r w:rsidRPr="00FA21FD">
        <w:rPr>
          <w:rFonts w:ascii="Times New Roman" w:eastAsia="Times New Roman" w:hAnsi="Times New Roman" w:cs="Times New Roman"/>
          <w:color w:val="050505"/>
          <w:sz w:val="24"/>
          <w:szCs w:val="24"/>
          <w:lang w:eastAsia="es-MX"/>
        </w:rPr>
        <w:t xml:space="preserve"> para que de forma indirecta no lleguen recursos </w:t>
      </w:r>
      <w:r>
        <w:rPr>
          <w:rFonts w:ascii="Times New Roman" w:eastAsia="Times New Roman" w:hAnsi="Times New Roman" w:cs="Times New Roman"/>
          <w:color w:val="050505"/>
          <w:sz w:val="24"/>
          <w:szCs w:val="24"/>
          <w:lang w:eastAsia="es-MX"/>
        </w:rPr>
        <w:t xml:space="preserve"> </w:t>
      </w:r>
      <w:r w:rsidRPr="00FA21FD">
        <w:rPr>
          <w:rFonts w:ascii="Times New Roman" w:eastAsia="Times New Roman" w:hAnsi="Times New Roman" w:cs="Times New Roman"/>
          <w:color w:val="050505"/>
          <w:sz w:val="24"/>
          <w:szCs w:val="24"/>
          <w:lang w:eastAsia="es-MX"/>
        </w:rPr>
        <w:t xml:space="preserve"> a las campañas electorales, procedentes de empresas irregulares, crimen organizado etc.</w:t>
      </w:r>
    </w:p>
    <w:p w14:paraId="09A56C95" w14:textId="7A26CE40" w:rsidR="00AC497B"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0A0EAD" w:rsidRPr="000A0EAD">
        <w:rPr>
          <w:rFonts w:ascii="Times New Roman" w:eastAsia="Times New Roman" w:hAnsi="Times New Roman" w:cs="Times New Roman"/>
          <w:i/>
          <w:iCs/>
          <w:color w:val="050505"/>
          <w:sz w:val="24"/>
          <w:szCs w:val="24"/>
          <w:lang w:eastAsia="es-MX"/>
        </w:rPr>
        <w:t xml:space="preserve"> A veces</w:t>
      </w:r>
      <w:r w:rsidR="000A0EAD">
        <w:rPr>
          <w:rFonts w:ascii="Times New Roman" w:eastAsia="Times New Roman" w:hAnsi="Times New Roman" w:cs="Times New Roman"/>
          <w:i/>
          <w:iCs/>
          <w:color w:val="050505"/>
          <w:sz w:val="24"/>
          <w:szCs w:val="24"/>
          <w:lang w:eastAsia="es-MX"/>
        </w:rPr>
        <w:t xml:space="preserve"> es </w:t>
      </w:r>
      <w:r w:rsidR="000A0EAD" w:rsidRPr="000A0EAD">
        <w:rPr>
          <w:rFonts w:ascii="Times New Roman" w:eastAsia="Times New Roman" w:hAnsi="Times New Roman" w:cs="Times New Roman"/>
          <w:i/>
          <w:iCs/>
          <w:color w:val="050505"/>
          <w:sz w:val="24"/>
          <w:szCs w:val="24"/>
          <w:lang w:eastAsia="es-MX"/>
        </w:rPr>
        <w:t xml:space="preserve"> imposible que el INE lleve un seguimiento con el tema de la fiscalización en los  gastos de cada candidato y candidato, hay algún oportunidad desafortunadamente con las reformas se desmantelaron, por ejemplo en Chiapas y en la Ciudad de México tenían  organismos autónomos de fiscalización, </w:t>
      </w:r>
      <w:r w:rsidR="000A0EAD">
        <w:rPr>
          <w:rFonts w:ascii="Times New Roman" w:eastAsia="Times New Roman" w:hAnsi="Times New Roman" w:cs="Times New Roman"/>
          <w:i/>
          <w:iCs/>
          <w:color w:val="050505"/>
          <w:sz w:val="24"/>
          <w:szCs w:val="24"/>
          <w:lang w:eastAsia="es-MX"/>
        </w:rPr>
        <w:t xml:space="preserve">y </w:t>
      </w:r>
      <w:r w:rsidR="000A0EAD" w:rsidRPr="000A0EAD">
        <w:rPr>
          <w:rFonts w:ascii="Times New Roman" w:eastAsia="Times New Roman" w:hAnsi="Times New Roman" w:cs="Times New Roman"/>
          <w:i/>
          <w:iCs/>
          <w:color w:val="050505"/>
          <w:sz w:val="24"/>
          <w:szCs w:val="24"/>
          <w:lang w:eastAsia="es-MX"/>
        </w:rPr>
        <w:t>se desmantelaron</w:t>
      </w:r>
      <w:r w:rsidR="000A0EAD">
        <w:rPr>
          <w:rFonts w:ascii="Times New Roman" w:eastAsia="Times New Roman" w:hAnsi="Times New Roman" w:cs="Times New Roman"/>
          <w:i/>
          <w:iCs/>
          <w:color w:val="050505"/>
          <w:sz w:val="24"/>
          <w:szCs w:val="24"/>
          <w:lang w:eastAsia="es-MX"/>
        </w:rPr>
        <w:t>.</w:t>
      </w:r>
    </w:p>
    <w:p w14:paraId="3DC363C9" w14:textId="77777777" w:rsidR="001C5BB8" w:rsidRDefault="001C5BB8"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0D6A28CA" w14:textId="2E4EA16E" w:rsidR="000A0EAD" w:rsidRPr="000A0EAD" w:rsidRDefault="001C5BB8"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C5BB8">
        <w:rPr>
          <w:rFonts w:ascii="Times New Roman" w:eastAsia="Times New Roman" w:hAnsi="Times New Roman" w:cs="Times New Roman"/>
          <w:i/>
          <w:iCs/>
          <w:color w:val="050505"/>
          <w:sz w:val="24"/>
          <w:szCs w:val="24"/>
          <w:lang w:eastAsia="es-MX"/>
        </w:rPr>
        <w:t>Y si tiene que ser de manera estratégica la fiscalización de dineros que no están regulados porque puede dar la ventaja en las elecciones por algún candidato</w:t>
      </w:r>
    </w:p>
    <w:p w14:paraId="2A4347CD" w14:textId="1BDA067D" w:rsidR="00AC497B" w:rsidRPr="001D26F9"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FA21FD">
        <w:rPr>
          <w:rFonts w:ascii="Times New Roman" w:eastAsia="Times New Roman" w:hAnsi="Times New Roman" w:cs="Times New Roman"/>
          <w:b/>
          <w:bCs/>
          <w:color w:val="050505"/>
          <w:sz w:val="24"/>
          <w:szCs w:val="24"/>
          <w:lang w:eastAsia="es-MX"/>
        </w:rPr>
        <w:t xml:space="preserve">Federal Fernández Noroña </w:t>
      </w:r>
      <w:r w:rsidRPr="001D26F9">
        <w:rPr>
          <w:rFonts w:ascii="Times New Roman" w:eastAsia="Times New Roman" w:hAnsi="Times New Roman" w:cs="Times New Roman"/>
          <w:b/>
          <w:bCs/>
          <w:color w:val="050505"/>
          <w:sz w:val="24"/>
          <w:szCs w:val="24"/>
          <w:lang w:eastAsia="es-MX"/>
        </w:rPr>
        <w:t xml:space="preserve">  PT</w:t>
      </w:r>
    </w:p>
    <w:p w14:paraId="72265BBC" w14:textId="3E657F9D" w:rsidR="00AC497B" w:rsidRPr="00FA21FD" w:rsidRDefault="00FA21F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Sin preguntas.</w:t>
      </w:r>
    </w:p>
    <w:p w14:paraId="60B22497" w14:textId="77777777" w:rsidR="00FA21FD" w:rsidRPr="001D26F9" w:rsidRDefault="00FA21FD" w:rsidP="00FA21FD">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449A3A73" w14:textId="0C589B36" w:rsidR="00AC497B" w:rsidRPr="00FA21FD" w:rsidRDefault="00FA21F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FA21FD">
        <w:rPr>
          <w:rFonts w:ascii="Times New Roman" w:eastAsia="Times New Roman" w:hAnsi="Times New Roman" w:cs="Times New Roman"/>
          <w:color w:val="050505"/>
          <w:sz w:val="24"/>
          <w:szCs w:val="24"/>
          <w:lang w:eastAsia="es-MX"/>
        </w:rPr>
        <w:t>De qué forma el INE puede priorizar la utilización de urnas electrónicas y medios digitales para las próximas elecciones</w:t>
      </w:r>
    </w:p>
    <w:p w14:paraId="6BC1310E" w14:textId="109A9E52" w:rsidR="00AC497B" w:rsidRDefault="00AC497B" w:rsidP="001C5BB8">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C5BB8" w:rsidRPr="001C5BB8">
        <w:rPr>
          <w:rFonts w:ascii="Times New Roman" w:eastAsia="Times New Roman" w:hAnsi="Times New Roman" w:cs="Times New Roman"/>
          <w:i/>
          <w:iCs/>
          <w:color w:val="050505"/>
          <w:sz w:val="24"/>
          <w:szCs w:val="24"/>
          <w:lang w:eastAsia="es-MX"/>
        </w:rPr>
        <w:t xml:space="preserve">Con respecto del voto a distancia no es una realidad que podamos implementar ya en el próximo proceso electoral, sin duda hay entidades muy exitosas como el caso de Jalisco, el caso de la Ciudad de México, y también de lado contrario donde se utilizó este </w:t>
      </w:r>
      <w:r w:rsidR="001C5BB8" w:rsidRPr="001C5BB8">
        <w:rPr>
          <w:rFonts w:ascii="Times New Roman" w:eastAsia="Times New Roman" w:hAnsi="Times New Roman" w:cs="Times New Roman"/>
          <w:i/>
          <w:iCs/>
          <w:color w:val="050505"/>
          <w:sz w:val="24"/>
          <w:szCs w:val="24"/>
          <w:lang w:eastAsia="es-MX"/>
        </w:rPr>
        <w:lastRenderedPageBreak/>
        <w:t>medio para hacer fraude en las elecciones de Chiapas, en ese sentido se tiene que ir de las manos con los partidos políticos para ir generando certeza.</w:t>
      </w:r>
    </w:p>
    <w:p w14:paraId="16B876C0" w14:textId="77777777" w:rsidR="001C5BB8" w:rsidRPr="001C5BB8" w:rsidRDefault="001C5BB8" w:rsidP="001C5BB8">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4281561" w14:textId="77777777" w:rsidR="001C5BB8" w:rsidRPr="001D26F9" w:rsidRDefault="001C5BB8"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D83D9C6" w14:textId="3E470F14" w:rsidR="00AC497B"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1CB2BC4B" w14:textId="77777777" w:rsidR="00FA21FD" w:rsidRPr="00FA21FD" w:rsidRDefault="00FA21FD" w:rsidP="00FA21FD">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471A4F67" w14:textId="074DBDE9" w:rsidR="00FA21FD" w:rsidRPr="001D26F9" w:rsidRDefault="00FA21FD" w:rsidP="00FA21FD">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FA21FD">
        <w:rPr>
          <w:rFonts w:ascii="Times New Roman" w:eastAsia="Times New Roman" w:hAnsi="Times New Roman" w:cs="Times New Roman"/>
          <w:color w:val="050505"/>
          <w:sz w:val="24"/>
          <w:szCs w:val="24"/>
          <w:lang w:eastAsia="es-MX"/>
        </w:rPr>
        <w:t xml:space="preserve">Considerar que  las decisiones de algunos otros órganos y decisiones del INE deben ser públicas en tiempo real, si considera que el INE debe de obligar a diversas órdenes de gobierno desde los  distintos niveles de poder, </w:t>
      </w:r>
      <w:r w:rsidR="002B009D">
        <w:rPr>
          <w:rFonts w:ascii="Times New Roman" w:eastAsia="Times New Roman" w:hAnsi="Times New Roman" w:cs="Times New Roman"/>
          <w:color w:val="050505"/>
          <w:sz w:val="24"/>
          <w:szCs w:val="24"/>
          <w:lang w:eastAsia="es-MX"/>
        </w:rPr>
        <w:t xml:space="preserve">para que </w:t>
      </w:r>
      <w:r w:rsidRPr="00FA21FD">
        <w:rPr>
          <w:rFonts w:ascii="Times New Roman" w:eastAsia="Times New Roman" w:hAnsi="Times New Roman" w:cs="Times New Roman"/>
          <w:color w:val="050505"/>
          <w:sz w:val="24"/>
          <w:szCs w:val="24"/>
          <w:lang w:eastAsia="es-MX"/>
        </w:rPr>
        <w:t>hagan públicos de forma mensual los padrones de beneficiarios de programas sociales o entrega de beneficios que impliquen un apoyo social. Involucrar a la auditoría superior de la Federación o equivalente para evitar el uso clientelar de los programas sociales.</w:t>
      </w:r>
    </w:p>
    <w:p w14:paraId="76466C26" w14:textId="1309BEA3" w:rsidR="00AC497B"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C5BB8">
        <w:rPr>
          <w:rFonts w:ascii="Times New Roman" w:eastAsia="Times New Roman" w:hAnsi="Times New Roman" w:cs="Times New Roman"/>
          <w:b/>
          <w:bCs/>
          <w:color w:val="050505"/>
          <w:sz w:val="24"/>
          <w:szCs w:val="24"/>
          <w:lang w:eastAsia="es-MX"/>
        </w:rPr>
        <w:t>Respuesta</w:t>
      </w:r>
      <w:r w:rsidRPr="001C5BB8">
        <w:rPr>
          <w:rFonts w:ascii="Times New Roman" w:eastAsia="Times New Roman" w:hAnsi="Times New Roman" w:cs="Times New Roman"/>
          <w:i/>
          <w:iCs/>
          <w:color w:val="050505"/>
          <w:sz w:val="24"/>
          <w:szCs w:val="24"/>
          <w:lang w:eastAsia="es-MX"/>
        </w:rPr>
        <w:t xml:space="preserve">: </w:t>
      </w:r>
      <w:r w:rsidR="001C5BB8" w:rsidRPr="001C5BB8">
        <w:rPr>
          <w:rFonts w:ascii="Times New Roman" w:eastAsia="Times New Roman" w:hAnsi="Times New Roman" w:cs="Times New Roman"/>
          <w:i/>
          <w:iCs/>
          <w:color w:val="050505"/>
          <w:sz w:val="24"/>
          <w:szCs w:val="24"/>
          <w:lang w:eastAsia="es-MX"/>
        </w:rPr>
        <w:t>Le parece que todas las comisiones tiene que ser públicas en el IEPC lo ha hecho, y que si nota que en el INE no lo hace,  se hacen en quejas y denuncias es donde le parece donde hay más datos; creo que es muy sano que las comisiones como la junta general ejecutiva abran a la ciudadanía sucesiones de manera pública y en vivo.</w:t>
      </w:r>
    </w:p>
    <w:p w14:paraId="77E3220B" w14:textId="17C85CA2" w:rsidR="001C5BB8" w:rsidRPr="001C5BB8" w:rsidRDefault="00047A2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Pr>
          <w:rFonts w:ascii="Times New Roman" w:eastAsia="Times New Roman" w:hAnsi="Times New Roman" w:cs="Times New Roman"/>
          <w:i/>
          <w:iCs/>
          <w:color w:val="050505"/>
          <w:sz w:val="24"/>
          <w:szCs w:val="24"/>
          <w:lang w:eastAsia="es-MX"/>
        </w:rPr>
        <w:t xml:space="preserve">Cree </w:t>
      </w:r>
      <w:r w:rsidRPr="00047A27">
        <w:rPr>
          <w:rFonts w:ascii="Times New Roman" w:eastAsia="Times New Roman" w:hAnsi="Times New Roman" w:cs="Times New Roman"/>
          <w:i/>
          <w:iCs/>
          <w:color w:val="050505"/>
          <w:sz w:val="24"/>
          <w:szCs w:val="24"/>
          <w:lang w:eastAsia="es-MX"/>
        </w:rPr>
        <w:t xml:space="preserve">  fervientemente que el INE podría realizar </w:t>
      </w:r>
      <w:r>
        <w:rPr>
          <w:rFonts w:ascii="Times New Roman" w:eastAsia="Times New Roman" w:hAnsi="Times New Roman" w:cs="Times New Roman"/>
          <w:i/>
          <w:iCs/>
          <w:color w:val="050505"/>
          <w:sz w:val="24"/>
          <w:szCs w:val="24"/>
          <w:lang w:eastAsia="es-MX"/>
        </w:rPr>
        <w:t xml:space="preserve">un seguimiento de </w:t>
      </w:r>
      <w:r w:rsidRPr="00047A27">
        <w:rPr>
          <w:rFonts w:ascii="Times New Roman" w:eastAsia="Times New Roman" w:hAnsi="Times New Roman" w:cs="Times New Roman"/>
          <w:i/>
          <w:iCs/>
          <w:color w:val="050505"/>
          <w:sz w:val="24"/>
          <w:szCs w:val="24"/>
          <w:lang w:eastAsia="es-MX"/>
        </w:rPr>
        <w:t>los padrones electorales pero le parece que tampoco es exclusivamente competente del INE, porque  hay otras instituciones que tienen que acompañar estos procesos.</w:t>
      </w:r>
    </w:p>
    <w:p w14:paraId="6464209E" w14:textId="77777777" w:rsidR="002B009D" w:rsidRPr="001D26F9" w:rsidRDefault="002B009D" w:rsidP="002B009D">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Álvarez  MORENA </w:t>
      </w:r>
    </w:p>
    <w:p w14:paraId="1F13BB9F" w14:textId="77777777" w:rsidR="002B009D" w:rsidRPr="001D26F9" w:rsidRDefault="002B009D" w:rsidP="002B009D">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2B009D">
        <w:rPr>
          <w:rFonts w:ascii="Times New Roman" w:eastAsia="Times New Roman" w:hAnsi="Times New Roman" w:cs="Times New Roman"/>
          <w:color w:val="050505"/>
          <w:sz w:val="24"/>
          <w:szCs w:val="24"/>
          <w:lang w:eastAsia="es-MX"/>
        </w:rPr>
        <w:t xml:space="preserve">Qué tendría que </w:t>
      </w:r>
      <w:r>
        <w:rPr>
          <w:rFonts w:ascii="Times New Roman" w:eastAsia="Times New Roman" w:hAnsi="Times New Roman" w:cs="Times New Roman"/>
          <w:color w:val="050505"/>
          <w:sz w:val="24"/>
          <w:szCs w:val="24"/>
          <w:lang w:eastAsia="es-MX"/>
        </w:rPr>
        <w:t xml:space="preserve">hacer </w:t>
      </w:r>
      <w:r w:rsidRPr="002B009D">
        <w:rPr>
          <w:rFonts w:ascii="Times New Roman" w:eastAsia="Times New Roman" w:hAnsi="Times New Roman" w:cs="Times New Roman"/>
          <w:color w:val="050505"/>
          <w:sz w:val="24"/>
          <w:szCs w:val="24"/>
          <w:lang w:eastAsia="es-MX"/>
        </w:rPr>
        <w:t xml:space="preserve"> Instituto Nacional electoral para monitorear las actividades de los poderes ejecutivos, en cuanto la publicidad que pagan especialmente en gacetillas y qué es inconstitucional y que el INE no hace absolutamente nada con respecto a esto.</w:t>
      </w:r>
    </w:p>
    <w:p w14:paraId="1E2225E0" w14:textId="77777777" w:rsidR="002B009D" w:rsidRDefault="002B00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25E31922" w14:textId="33CB440F" w:rsidR="00AC497B" w:rsidRPr="00047A27"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047A27" w:rsidRPr="00047A27">
        <w:t xml:space="preserve"> </w:t>
      </w:r>
      <w:r w:rsidR="00047A27" w:rsidRPr="00047A27">
        <w:rPr>
          <w:rFonts w:ascii="Times New Roman" w:eastAsia="Times New Roman" w:hAnsi="Times New Roman" w:cs="Times New Roman"/>
          <w:i/>
          <w:iCs/>
          <w:color w:val="050505"/>
          <w:sz w:val="24"/>
          <w:szCs w:val="24"/>
          <w:lang w:eastAsia="es-MX"/>
        </w:rPr>
        <w:t>Con la publicidad personalizada se tiene que trabajar de oficio, para iniciar procedimientos en comisiones de quejas y denuncias, ordinario sancionadores pero de oficio, pero se tiene que cuidar la equidad</w:t>
      </w:r>
      <w:r w:rsidR="00047A27">
        <w:rPr>
          <w:rFonts w:ascii="Times New Roman" w:eastAsia="Times New Roman" w:hAnsi="Times New Roman" w:cs="Times New Roman"/>
          <w:i/>
          <w:iCs/>
          <w:color w:val="050505"/>
          <w:sz w:val="24"/>
          <w:szCs w:val="24"/>
          <w:lang w:eastAsia="es-MX"/>
        </w:rPr>
        <w:t>.</w:t>
      </w:r>
    </w:p>
    <w:p w14:paraId="1447E241" w14:textId="77777777" w:rsidR="00AC497B" w:rsidRPr="001D26F9" w:rsidRDefault="00AC497B" w:rsidP="00FA5A50">
      <w:pPr>
        <w:jc w:val="both"/>
        <w:rPr>
          <w:rFonts w:ascii="Times New Roman" w:hAnsi="Times New Roman" w:cs="Times New Roman"/>
          <w:sz w:val="24"/>
          <w:szCs w:val="24"/>
        </w:rPr>
      </w:pPr>
    </w:p>
    <w:p w14:paraId="24BF943B" w14:textId="77777777" w:rsidR="00AC497B" w:rsidRPr="001D26F9" w:rsidRDefault="00AC497B" w:rsidP="00FA5A50">
      <w:pPr>
        <w:jc w:val="both"/>
        <w:rPr>
          <w:rFonts w:ascii="Times New Roman" w:hAnsi="Times New Roman" w:cs="Times New Roman"/>
          <w:sz w:val="24"/>
          <w:szCs w:val="24"/>
        </w:rPr>
      </w:pPr>
    </w:p>
    <w:p w14:paraId="5229EED5" w14:textId="6764EA96" w:rsidR="00E22C6B" w:rsidRDefault="00E22C6B" w:rsidP="00FA5A50">
      <w:pPr>
        <w:jc w:val="both"/>
        <w:rPr>
          <w:rFonts w:ascii="Times New Roman" w:hAnsi="Times New Roman" w:cs="Times New Roman"/>
          <w:sz w:val="24"/>
          <w:szCs w:val="24"/>
        </w:rPr>
      </w:pPr>
    </w:p>
    <w:p w14:paraId="25886BEA" w14:textId="7DA0A74D" w:rsidR="00184F88" w:rsidRDefault="00184F88" w:rsidP="00FA5A50">
      <w:pPr>
        <w:jc w:val="both"/>
        <w:rPr>
          <w:rFonts w:ascii="Times New Roman" w:hAnsi="Times New Roman" w:cs="Times New Roman"/>
          <w:sz w:val="24"/>
          <w:szCs w:val="24"/>
        </w:rPr>
      </w:pPr>
    </w:p>
    <w:p w14:paraId="173F3720" w14:textId="6F328DBB" w:rsidR="00184F88" w:rsidRDefault="00184F88" w:rsidP="00FA5A50">
      <w:pPr>
        <w:jc w:val="both"/>
        <w:rPr>
          <w:rFonts w:ascii="Times New Roman" w:hAnsi="Times New Roman" w:cs="Times New Roman"/>
          <w:sz w:val="24"/>
          <w:szCs w:val="24"/>
        </w:rPr>
      </w:pPr>
    </w:p>
    <w:p w14:paraId="0174273D" w14:textId="6011FCA4" w:rsidR="00184F88" w:rsidRDefault="00184F88" w:rsidP="00FA5A50">
      <w:pPr>
        <w:jc w:val="both"/>
        <w:rPr>
          <w:rFonts w:ascii="Times New Roman" w:hAnsi="Times New Roman" w:cs="Times New Roman"/>
          <w:sz w:val="24"/>
          <w:szCs w:val="24"/>
        </w:rPr>
      </w:pPr>
    </w:p>
    <w:p w14:paraId="2D16033C" w14:textId="4086EA11" w:rsidR="00184F88" w:rsidRDefault="00184F88" w:rsidP="00FA5A50">
      <w:pPr>
        <w:jc w:val="both"/>
        <w:rPr>
          <w:rFonts w:ascii="Times New Roman" w:hAnsi="Times New Roman" w:cs="Times New Roman"/>
          <w:sz w:val="24"/>
          <w:szCs w:val="24"/>
        </w:rPr>
      </w:pPr>
    </w:p>
    <w:p w14:paraId="12CE5CC7" w14:textId="11CA0687" w:rsidR="00184F88" w:rsidRDefault="00184F88" w:rsidP="00FA5A50">
      <w:pPr>
        <w:jc w:val="both"/>
        <w:rPr>
          <w:rFonts w:ascii="Times New Roman" w:hAnsi="Times New Roman" w:cs="Times New Roman"/>
          <w:sz w:val="24"/>
          <w:szCs w:val="24"/>
        </w:rPr>
      </w:pPr>
    </w:p>
    <w:p w14:paraId="0E69206B" w14:textId="720D6543" w:rsidR="00184F88" w:rsidRDefault="00184F88" w:rsidP="00FA5A50">
      <w:pPr>
        <w:jc w:val="both"/>
        <w:rPr>
          <w:rFonts w:ascii="Times New Roman" w:hAnsi="Times New Roman" w:cs="Times New Roman"/>
          <w:sz w:val="24"/>
          <w:szCs w:val="24"/>
        </w:rPr>
      </w:pPr>
    </w:p>
    <w:p w14:paraId="06F2A49E" w14:textId="25A1FCD2" w:rsidR="00184F88" w:rsidRDefault="00184F88" w:rsidP="00FA5A50">
      <w:pPr>
        <w:jc w:val="both"/>
        <w:rPr>
          <w:rFonts w:ascii="Times New Roman" w:hAnsi="Times New Roman" w:cs="Times New Roman"/>
          <w:sz w:val="24"/>
          <w:szCs w:val="24"/>
        </w:rPr>
      </w:pPr>
    </w:p>
    <w:p w14:paraId="526CB956" w14:textId="300F0929" w:rsidR="00184F88" w:rsidRDefault="00184F88" w:rsidP="00FA5A50">
      <w:pPr>
        <w:jc w:val="both"/>
        <w:rPr>
          <w:rFonts w:ascii="Times New Roman" w:hAnsi="Times New Roman" w:cs="Times New Roman"/>
          <w:sz w:val="24"/>
          <w:szCs w:val="24"/>
        </w:rPr>
      </w:pPr>
    </w:p>
    <w:p w14:paraId="4BDF3978" w14:textId="4DAC86B0" w:rsidR="00184F88" w:rsidRDefault="00184F88" w:rsidP="00FA5A50">
      <w:pPr>
        <w:jc w:val="both"/>
        <w:rPr>
          <w:rFonts w:ascii="Times New Roman" w:hAnsi="Times New Roman" w:cs="Times New Roman"/>
          <w:sz w:val="24"/>
          <w:szCs w:val="24"/>
        </w:rPr>
      </w:pPr>
    </w:p>
    <w:p w14:paraId="536AEA5E" w14:textId="7866606B" w:rsidR="00AC497B" w:rsidRPr="001D26F9" w:rsidRDefault="001C771E" w:rsidP="00FA5A50">
      <w:pPr>
        <w:jc w:val="both"/>
        <w:rPr>
          <w:rFonts w:ascii="Times New Roman" w:hAnsi="Times New Roman" w:cs="Times New Roman"/>
          <w:sz w:val="24"/>
          <w:szCs w:val="24"/>
        </w:rPr>
      </w:pPr>
      <w:r w:rsidRPr="001C771E">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7C10CBA4" wp14:editId="33D7C9D3">
            <wp:simplePos x="1085850" y="1485900"/>
            <wp:positionH relativeFrom="margin">
              <wp:align>center</wp:align>
            </wp:positionH>
            <wp:positionV relativeFrom="margin">
              <wp:align>top</wp:align>
            </wp:positionV>
            <wp:extent cx="2410198" cy="2410198"/>
            <wp:effectExtent l="0" t="0" r="9525" b="9525"/>
            <wp:wrapTopAndBottom/>
            <wp:docPr id="6152" name="Picture 8" descr="Uuc-kib Espadas A. (@Uuckib) | Twitter">
              <a:extLst xmlns:a="http://schemas.openxmlformats.org/drawingml/2006/main">
                <a:ext uri="{FF2B5EF4-FFF2-40B4-BE49-F238E27FC236}">
                  <a16:creationId xmlns:a16="http://schemas.microsoft.com/office/drawing/2014/main" id="{CE2D69AD-3FFD-4AAF-B006-B97882526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descr="Uuc-kib Espadas A. (@Uuckib) | Twitter">
                      <a:extLst>
                        <a:ext uri="{FF2B5EF4-FFF2-40B4-BE49-F238E27FC236}">
                          <a16:creationId xmlns:a16="http://schemas.microsoft.com/office/drawing/2014/main" id="{CE2D69AD-3FFD-4AAF-B006-B97882526325}"/>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 b="-8"/>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1BDC7784" w14:textId="587A3D45" w:rsidR="00AC497B" w:rsidRPr="001D26F9" w:rsidRDefault="00AC497B" w:rsidP="001C771E">
      <w:pPr>
        <w:pStyle w:val="Ttulo2"/>
        <w:jc w:val="center"/>
        <w:rPr>
          <w:rFonts w:ascii="Times New Roman" w:hAnsi="Times New Roman" w:cs="Times New Roman"/>
          <w:sz w:val="24"/>
          <w:szCs w:val="24"/>
        </w:rPr>
      </w:pPr>
      <w:bookmarkStart w:id="21" w:name="_Toc46286630"/>
      <w:r w:rsidRPr="001D26F9">
        <w:rPr>
          <w:rFonts w:ascii="Times New Roman" w:hAnsi="Times New Roman" w:cs="Times New Roman"/>
          <w:sz w:val="24"/>
          <w:szCs w:val="24"/>
        </w:rPr>
        <w:t>Uuc-Kib Espadas Ancona</w:t>
      </w:r>
      <w:bookmarkEnd w:id="21"/>
    </w:p>
    <w:p w14:paraId="648D75A1" w14:textId="63C3F7BC" w:rsidR="00AC497B" w:rsidRPr="001D26F9" w:rsidRDefault="00936A2A" w:rsidP="00FA5A50">
      <w:pPr>
        <w:jc w:val="both"/>
        <w:rPr>
          <w:rFonts w:ascii="Times New Roman" w:hAnsi="Times New Roman" w:cs="Times New Roman"/>
          <w:sz w:val="24"/>
          <w:szCs w:val="24"/>
        </w:rPr>
      </w:pPr>
      <w:r>
        <w:rPr>
          <w:rFonts w:ascii="Times New Roman" w:hAnsi="Times New Roman" w:cs="Times New Roman"/>
          <w:sz w:val="24"/>
          <w:szCs w:val="24"/>
        </w:rPr>
        <w:t xml:space="preserve">Trayectoria </w:t>
      </w:r>
    </w:p>
    <w:p w14:paraId="4A6FDACF" w14:textId="77777777" w:rsidR="00E22C6B" w:rsidRPr="00E22C6B" w:rsidRDefault="00E22C6B" w:rsidP="00E22C6B">
      <w:pPr>
        <w:jc w:val="both"/>
        <w:rPr>
          <w:rFonts w:ascii="Times New Roman" w:hAnsi="Times New Roman" w:cs="Times New Roman"/>
          <w:sz w:val="24"/>
          <w:szCs w:val="24"/>
          <w:lang w:eastAsia="es-MX"/>
        </w:rPr>
      </w:pPr>
      <w:r w:rsidRPr="00E22C6B">
        <w:rPr>
          <w:rFonts w:ascii="Times New Roman" w:hAnsi="Times New Roman" w:cs="Times New Roman"/>
          <w:sz w:val="24"/>
          <w:szCs w:val="24"/>
          <w:lang w:eastAsia="es-MX"/>
        </w:rPr>
        <w:t xml:space="preserve">Desde 1990 es autor de libros de texto en relación a la estructura socioeconómica de México,  su vida política en persona muy temprano de Mis 15 años en el partido Comunista Mexicano militando durante 28 años. Terminando su vida partidista en el año 2007 ya no acercándose más. </w:t>
      </w:r>
    </w:p>
    <w:p w14:paraId="402A026D" w14:textId="77777777" w:rsidR="00E22C6B" w:rsidRPr="00E22C6B" w:rsidRDefault="00E22C6B" w:rsidP="00E22C6B">
      <w:pPr>
        <w:jc w:val="both"/>
        <w:rPr>
          <w:rFonts w:ascii="Times New Roman" w:hAnsi="Times New Roman" w:cs="Times New Roman"/>
          <w:sz w:val="24"/>
          <w:szCs w:val="24"/>
          <w:lang w:eastAsia="es-MX"/>
        </w:rPr>
      </w:pPr>
    </w:p>
    <w:p w14:paraId="26ABF786" w14:textId="77777777" w:rsidR="00E22C6B" w:rsidRPr="00E22C6B" w:rsidRDefault="00E22C6B" w:rsidP="00E22C6B">
      <w:pPr>
        <w:jc w:val="both"/>
        <w:rPr>
          <w:rFonts w:ascii="Times New Roman" w:hAnsi="Times New Roman" w:cs="Times New Roman"/>
          <w:sz w:val="24"/>
          <w:szCs w:val="24"/>
          <w:lang w:eastAsia="es-MX"/>
        </w:rPr>
      </w:pPr>
      <w:r w:rsidRPr="00E22C6B">
        <w:rPr>
          <w:rFonts w:ascii="Times New Roman" w:hAnsi="Times New Roman" w:cs="Times New Roman"/>
          <w:sz w:val="24"/>
          <w:szCs w:val="24"/>
          <w:lang w:eastAsia="es-MX"/>
        </w:rPr>
        <w:t xml:space="preserve">Visión del INE </w:t>
      </w:r>
    </w:p>
    <w:p w14:paraId="5035E8EC" w14:textId="5F8D39EA" w:rsidR="00AC497B" w:rsidRPr="001D26F9" w:rsidRDefault="00E22C6B" w:rsidP="00E22C6B">
      <w:pPr>
        <w:jc w:val="both"/>
        <w:rPr>
          <w:rFonts w:ascii="Times New Roman" w:hAnsi="Times New Roman" w:cs="Times New Roman"/>
          <w:sz w:val="24"/>
          <w:szCs w:val="24"/>
          <w:lang w:eastAsia="es-MX"/>
        </w:rPr>
      </w:pPr>
      <w:r w:rsidRPr="00E22C6B">
        <w:rPr>
          <w:rFonts w:ascii="Times New Roman" w:hAnsi="Times New Roman" w:cs="Times New Roman"/>
          <w:sz w:val="24"/>
          <w:szCs w:val="24"/>
          <w:lang w:eastAsia="es-MX"/>
        </w:rPr>
        <w:t>Su visión en general del INE y su participación en conjunto con el consejo general del INE, atesorar alguna de las características del sistema electoral que se construyó a lo largo de décadas de desarrollo democrático y por otro lado ser el primer actor era entender los problemas y dificultades del desarrollo a futuro. Cree que se necesita modificarse la dinámica general entre la relación de los consejeros electorales y los partidos políticos y representantes del poder legislativo,  no comparte la visión de que por sí mismo los consejeros electorales forman subórgano, dónde está ruptura ha sido especialmente notable en la elección de los OPLs, donde los representantes de los partidos son sistemáticamente marginados; la fiscalización no es suficiente por otra parte el uso de los recursos privados que entran ilegalmente a las campañas está la vista de todos, pero las sanciones no se equiparan con la intromisión; y se tienen que ver un reforzamiento en el tema de capacitación,  porque ha sido un rotundo fracaso en su opinión</w:t>
      </w:r>
      <w:r w:rsidR="00936A2A">
        <w:rPr>
          <w:rFonts w:ascii="Times New Roman" w:hAnsi="Times New Roman" w:cs="Times New Roman"/>
          <w:sz w:val="24"/>
          <w:szCs w:val="24"/>
          <w:lang w:eastAsia="es-MX"/>
        </w:rPr>
        <w:t>.</w:t>
      </w:r>
      <w:r w:rsidR="00AC497B" w:rsidRPr="001D26F9">
        <w:rPr>
          <w:rFonts w:ascii="Times New Roman" w:hAnsi="Times New Roman" w:cs="Times New Roman"/>
          <w:b/>
          <w:bCs/>
          <w:sz w:val="24"/>
          <w:szCs w:val="24"/>
          <w:lang w:eastAsia="es-MX"/>
        </w:rPr>
        <w:t xml:space="preserve"> </w:t>
      </w:r>
    </w:p>
    <w:p w14:paraId="69A109FC"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A717B2D"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1B7A9AD"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4C194FFB"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581712AE"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34EADCA"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1F812F6"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2B719FD"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6073182" w14:textId="77777777" w:rsidR="00936A2A" w:rsidRDefault="00936A2A"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F357CE0" w14:textId="1CE5F234" w:rsidR="00AC497B"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1D3BD6AD" w14:textId="77777777" w:rsidR="00936A2A" w:rsidRPr="00936A2A" w:rsidRDefault="00936A2A" w:rsidP="00936A2A">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936A2A">
        <w:rPr>
          <w:rFonts w:ascii="Times New Roman" w:eastAsia="Times New Roman" w:hAnsi="Times New Roman" w:cs="Times New Roman"/>
          <w:color w:val="050505"/>
          <w:sz w:val="24"/>
          <w:szCs w:val="24"/>
          <w:lang w:eastAsia="es-MX"/>
        </w:rPr>
        <w:t>Pides opinión en tema de las coaliciones electorales, la integración final de los órganos legislativos y también sobre la sobrerrepresentación de los grupos parlamentarios, y preguntar si  se debería desaparecer la sobrerrepresentación. y importancia de la representación de las minorías como su derecho más importante</w:t>
      </w:r>
    </w:p>
    <w:p w14:paraId="3C8973AE" w14:textId="2F6B8027" w:rsidR="00936A2A" w:rsidRPr="001D26F9" w:rsidRDefault="00936A2A" w:rsidP="00484382">
      <w:pPr>
        <w:shd w:val="clear" w:color="auto" w:fill="FFFFFF"/>
        <w:tabs>
          <w:tab w:val="left" w:pos="7873"/>
        </w:tabs>
        <w:spacing w:after="0" w:line="240" w:lineRule="auto"/>
        <w:jc w:val="both"/>
        <w:rPr>
          <w:rFonts w:ascii="Times New Roman" w:eastAsia="Times New Roman" w:hAnsi="Times New Roman" w:cs="Times New Roman"/>
          <w:b/>
          <w:bCs/>
          <w:color w:val="050505"/>
          <w:sz w:val="24"/>
          <w:szCs w:val="24"/>
          <w:lang w:eastAsia="es-MX"/>
        </w:rPr>
      </w:pPr>
    </w:p>
    <w:p w14:paraId="020480BC" w14:textId="7FDF43E2" w:rsidR="00AC497B" w:rsidRPr="00484382"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484382">
        <w:rPr>
          <w:rFonts w:ascii="Times New Roman" w:eastAsia="Times New Roman" w:hAnsi="Times New Roman" w:cs="Times New Roman"/>
          <w:b/>
          <w:bCs/>
          <w:color w:val="050505"/>
          <w:sz w:val="24"/>
          <w:szCs w:val="24"/>
          <w:lang w:eastAsia="es-MX"/>
        </w:rPr>
        <w:t xml:space="preserve"> </w:t>
      </w:r>
      <w:r w:rsidR="00484382">
        <w:rPr>
          <w:rFonts w:ascii="Times New Roman" w:eastAsia="Times New Roman" w:hAnsi="Times New Roman" w:cs="Times New Roman"/>
          <w:i/>
          <w:iCs/>
          <w:color w:val="050505"/>
          <w:sz w:val="24"/>
          <w:szCs w:val="24"/>
          <w:lang w:eastAsia="es-MX"/>
        </w:rPr>
        <w:t xml:space="preserve">con lo que se cree, la representación proporcional en </w:t>
      </w:r>
      <w:r w:rsidR="009137F3">
        <w:rPr>
          <w:rFonts w:ascii="Times New Roman" w:eastAsia="Times New Roman" w:hAnsi="Times New Roman" w:cs="Times New Roman"/>
          <w:i/>
          <w:iCs/>
          <w:color w:val="050505"/>
          <w:sz w:val="24"/>
          <w:szCs w:val="24"/>
          <w:lang w:eastAsia="es-MX"/>
        </w:rPr>
        <w:t>México</w:t>
      </w:r>
      <w:r w:rsidR="00484382">
        <w:rPr>
          <w:rFonts w:ascii="Times New Roman" w:eastAsia="Times New Roman" w:hAnsi="Times New Roman" w:cs="Times New Roman"/>
          <w:i/>
          <w:iCs/>
          <w:color w:val="050505"/>
          <w:sz w:val="24"/>
          <w:szCs w:val="24"/>
          <w:lang w:eastAsia="es-MX"/>
        </w:rPr>
        <w:t xml:space="preserve">, no lleva el voto de las minorías a la cámara, lleva el voto de muchas minorías que sumadas, son una mayoría, y se sabe que el 45% de los electores elige de mayoría relativa  mientas que el 55% de los electores solo encuentra su representación parlamentaria, en la representación proporcional, en esa medida le parece que desde el sistema legal y no </w:t>
      </w:r>
      <w:r w:rsidR="009137F3">
        <w:rPr>
          <w:rFonts w:ascii="Times New Roman" w:eastAsia="Times New Roman" w:hAnsi="Times New Roman" w:cs="Times New Roman"/>
          <w:i/>
          <w:iCs/>
          <w:color w:val="050505"/>
          <w:sz w:val="24"/>
          <w:szCs w:val="24"/>
          <w:lang w:eastAsia="es-MX"/>
        </w:rPr>
        <w:t>pasándose</w:t>
      </w:r>
      <w:r w:rsidR="00484382">
        <w:rPr>
          <w:rFonts w:ascii="Times New Roman" w:eastAsia="Times New Roman" w:hAnsi="Times New Roman" w:cs="Times New Roman"/>
          <w:i/>
          <w:iCs/>
          <w:color w:val="050505"/>
          <w:sz w:val="24"/>
          <w:szCs w:val="24"/>
          <w:lang w:eastAsia="es-MX"/>
        </w:rPr>
        <w:t xml:space="preserve"> de ahí </w:t>
      </w:r>
      <w:r w:rsidR="009137F3">
        <w:rPr>
          <w:rFonts w:ascii="Times New Roman" w:eastAsia="Times New Roman" w:hAnsi="Times New Roman" w:cs="Times New Roman"/>
          <w:i/>
          <w:iCs/>
          <w:color w:val="050505"/>
          <w:sz w:val="24"/>
          <w:szCs w:val="24"/>
          <w:lang w:eastAsia="es-MX"/>
        </w:rPr>
        <w:t xml:space="preserve"> el INE  debe de procurar  la máxima proporcionalidad a la hora de distribuir diputados. </w:t>
      </w:r>
    </w:p>
    <w:p w14:paraId="01CB5A3B" w14:textId="2F852CFD" w:rsidR="00AC497B"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231BA53A" w14:textId="25EC8335" w:rsidR="00A53631" w:rsidRPr="00A53631" w:rsidRDefault="00A5363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A53631">
        <w:rPr>
          <w:rFonts w:ascii="Times New Roman" w:eastAsia="Times New Roman" w:hAnsi="Times New Roman" w:cs="Times New Roman"/>
          <w:color w:val="050505"/>
          <w:sz w:val="24"/>
          <w:szCs w:val="24"/>
          <w:lang w:eastAsia="es-MX"/>
        </w:rPr>
        <w:t>Coincide con la visión de la ruptura de los consejeros y representantes de los partidos, porque se encuentran con voz pero no voto y pide aclaraciones con ese tema; también pide su opinión en tema de acciones altruistas subidas a redes sociales por parte de los diputados y preguntas si eso es considerado como propaganda.</w:t>
      </w:r>
      <w:r>
        <w:rPr>
          <w:rFonts w:ascii="Times New Roman" w:eastAsia="Times New Roman" w:hAnsi="Times New Roman" w:cs="Times New Roman"/>
          <w:color w:val="050505"/>
          <w:sz w:val="24"/>
          <w:szCs w:val="24"/>
          <w:lang w:eastAsia="es-MX"/>
        </w:rPr>
        <w:t xml:space="preserve"> Y estás de acuerdo con sancionar esas conductas </w:t>
      </w:r>
    </w:p>
    <w:p w14:paraId="71514A2C" w14:textId="656B5F4C" w:rsidR="00AC497B" w:rsidRPr="00386D30"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386D30">
        <w:rPr>
          <w:rFonts w:ascii="Times New Roman" w:eastAsia="Times New Roman" w:hAnsi="Times New Roman" w:cs="Times New Roman"/>
          <w:i/>
          <w:iCs/>
          <w:color w:val="050505"/>
          <w:sz w:val="24"/>
          <w:szCs w:val="24"/>
          <w:lang w:eastAsia="es-MX"/>
        </w:rPr>
        <w:t xml:space="preserve"> en cuanto a la elección de los concejeros, a  él le parece que lo que hay que privilegiar son los consensos, es decir  que si los partidos políticos son la expresión legitima de las  contradicciones de la sociedad, pero en la </w:t>
      </w:r>
      <w:r w:rsidR="00B15C26">
        <w:rPr>
          <w:rFonts w:ascii="Times New Roman" w:eastAsia="Times New Roman" w:hAnsi="Times New Roman" w:cs="Times New Roman"/>
          <w:i/>
          <w:iCs/>
          <w:color w:val="050505"/>
          <w:sz w:val="24"/>
          <w:szCs w:val="24"/>
          <w:lang w:eastAsia="es-MX"/>
        </w:rPr>
        <w:t>práctica</w:t>
      </w:r>
      <w:r w:rsidR="00386D30">
        <w:rPr>
          <w:rFonts w:ascii="Times New Roman" w:eastAsia="Times New Roman" w:hAnsi="Times New Roman" w:cs="Times New Roman"/>
          <w:i/>
          <w:iCs/>
          <w:color w:val="050505"/>
          <w:sz w:val="24"/>
          <w:szCs w:val="24"/>
          <w:lang w:eastAsia="es-MX"/>
        </w:rPr>
        <w:t xml:space="preserve"> concreta esa contradicción no tiene que subsistir a la hora de seleccionar  funcionarios electorales; el </w:t>
      </w:r>
      <w:r w:rsidR="00B15C26">
        <w:rPr>
          <w:rFonts w:ascii="Times New Roman" w:eastAsia="Times New Roman" w:hAnsi="Times New Roman" w:cs="Times New Roman"/>
          <w:i/>
          <w:iCs/>
          <w:color w:val="050505"/>
          <w:sz w:val="24"/>
          <w:szCs w:val="24"/>
          <w:lang w:eastAsia="es-MX"/>
        </w:rPr>
        <w:t xml:space="preserve">consenso </w:t>
      </w:r>
      <w:r w:rsidR="00386D30">
        <w:rPr>
          <w:rFonts w:ascii="Times New Roman" w:eastAsia="Times New Roman" w:hAnsi="Times New Roman" w:cs="Times New Roman"/>
          <w:i/>
          <w:iCs/>
          <w:color w:val="050505"/>
          <w:sz w:val="24"/>
          <w:szCs w:val="24"/>
          <w:lang w:eastAsia="es-MX"/>
        </w:rPr>
        <w:t xml:space="preserve"> a los partidos pueden encontrar soluciones que no se encuentran, tratando a los partidos como entes externos.  Su propuesta en general es ceñirse al gran mandato constitucional, integrados tanto por partidos como </w:t>
      </w:r>
      <w:r w:rsidR="00B15C26">
        <w:rPr>
          <w:rFonts w:ascii="Times New Roman" w:eastAsia="Times New Roman" w:hAnsi="Times New Roman" w:cs="Times New Roman"/>
          <w:i/>
          <w:iCs/>
          <w:color w:val="050505"/>
          <w:sz w:val="24"/>
          <w:szCs w:val="24"/>
          <w:lang w:eastAsia="es-MX"/>
        </w:rPr>
        <w:t>ciudadanos, y</w:t>
      </w:r>
      <w:r w:rsidR="00386D30">
        <w:rPr>
          <w:rFonts w:ascii="Times New Roman" w:eastAsia="Times New Roman" w:hAnsi="Times New Roman" w:cs="Times New Roman"/>
          <w:i/>
          <w:iCs/>
          <w:color w:val="050505"/>
          <w:sz w:val="24"/>
          <w:szCs w:val="24"/>
          <w:lang w:eastAsia="es-MX"/>
        </w:rPr>
        <w:t xml:space="preserve"> que deben de operar </w:t>
      </w:r>
      <w:r w:rsidR="00B15C26">
        <w:rPr>
          <w:rFonts w:ascii="Times New Roman" w:eastAsia="Times New Roman" w:hAnsi="Times New Roman" w:cs="Times New Roman"/>
          <w:i/>
          <w:iCs/>
          <w:color w:val="050505"/>
          <w:sz w:val="24"/>
          <w:szCs w:val="24"/>
          <w:lang w:eastAsia="es-MX"/>
        </w:rPr>
        <w:t>así</w:t>
      </w:r>
      <w:r w:rsidR="00386D30">
        <w:rPr>
          <w:rFonts w:ascii="Times New Roman" w:eastAsia="Times New Roman" w:hAnsi="Times New Roman" w:cs="Times New Roman"/>
          <w:i/>
          <w:iCs/>
          <w:color w:val="050505"/>
          <w:sz w:val="24"/>
          <w:szCs w:val="24"/>
          <w:lang w:eastAsia="es-MX"/>
        </w:rPr>
        <w:t xml:space="preserve"> en su conjunto</w:t>
      </w:r>
      <w:r w:rsidR="00B15C26">
        <w:rPr>
          <w:rFonts w:ascii="Times New Roman" w:eastAsia="Times New Roman" w:hAnsi="Times New Roman" w:cs="Times New Roman"/>
          <w:i/>
          <w:iCs/>
          <w:color w:val="050505"/>
          <w:sz w:val="24"/>
          <w:szCs w:val="24"/>
          <w:lang w:eastAsia="es-MX"/>
        </w:rPr>
        <w:t xml:space="preserve">, laruptura no es novedad, </w:t>
      </w:r>
    </w:p>
    <w:p w14:paraId="2D51E13F" w14:textId="77777777" w:rsidR="005D24BA" w:rsidRDefault="005D24BA" w:rsidP="00FA5A50">
      <w:pPr>
        <w:shd w:val="clear" w:color="auto" w:fill="FFFFFF"/>
        <w:spacing w:after="0" w:line="240" w:lineRule="auto"/>
        <w:jc w:val="both"/>
        <w:rPr>
          <w:rFonts w:ascii="Times New Roman" w:hAnsi="Times New Roman" w:cs="Times New Roman"/>
          <w:b/>
          <w:bCs/>
          <w:sz w:val="24"/>
          <w:szCs w:val="24"/>
        </w:rPr>
      </w:pPr>
      <w:r w:rsidRPr="001D26F9">
        <w:rPr>
          <w:rFonts w:ascii="Times New Roman" w:hAnsi="Times New Roman" w:cs="Times New Roman"/>
          <w:b/>
          <w:bCs/>
          <w:sz w:val="24"/>
          <w:szCs w:val="24"/>
        </w:rPr>
        <w:t xml:space="preserve">Diputado Federal Fernando Manzanilla Prieto PES </w:t>
      </w:r>
    </w:p>
    <w:p w14:paraId="24B78C18" w14:textId="53C9C02F" w:rsidR="00A53631" w:rsidRPr="00A53631" w:rsidRDefault="00A5363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A53631">
        <w:rPr>
          <w:rFonts w:ascii="Times New Roman" w:eastAsia="Times New Roman" w:hAnsi="Times New Roman" w:cs="Times New Roman"/>
          <w:color w:val="050505"/>
          <w:sz w:val="24"/>
          <w:szCs w:val="24"/>
          <w:lang w:eastAsia="es-MX"/>
        </w:rPr>
        <w:t xml:space="preserve">Qué aspectos considera el aspirante para tomar en cuenta para regular los temas relativos a la reelección de diputados locales como </w:t>
      </w:r>
      <w:r w:rsidR="00B15C26" w:rsidRPr="00A53631">
        <w:rPr>
          <w:rFonts w:ascii="Times New Roman" w:eastAsia="Times New Roman" w:hAnsi="Times New Roman" w:cs="Times New Roman"/>
          <w:color w:val="050505"/>
          <w:sz w:val="24"/>
          <w:szCs w:val="24"/>
          <w:lang w:eastAsia="es-MX"/>
        </w:rPr>
        <w:t>federales, para</w:t>
      </w:r>
      <w:r w:rsidRPr="00A53631">
        <w:rPr>
          <w:rFonts w:ascii="Times New Roman" w:eastAsia="Times New Roman" w:hAnsi="Times New Roman" w:cs="Times New Roman"/>
          <w:color w:val="050505"/>
          <w:sz w:val="24"/>
          <w:szCs w:val="24"/>
          <w:lang w:eastAsia="es-MX"/>
        </w:rPr>
        <w:t xml:space="preserve"> el proceso electoral 2021.</w:t>
      </w:r>
    </w:p>
    <w:p w14:paraId="098DE5E8" w14:textId="629A28F8" w:rsidR="00AC497B" w:rsidRPr="00F276A4"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F276A4" w:rsidRPr="00F276A4">
        <w:rPr>
          <w:rFonts w:ascii="Times New Roman" w:eastAsia="Times New Roman" w:hAnsi="Times New Roman" w:cs="Times New Roman"/>
          <w:i/>
          <w:iCs/>
          <w:color w:val="050505"/>
          <w:sz w:val="24"/>
          <w:szCs w:val="24"/>
          <w:lang w:eastAsia="es-MX"/>
        </w:rPr>
        <w:t>La regulación para la reelección es necesaria,</w:t>
      </w:r>
      <w:r w:rsidR="00F276A4">
        <w:rPr>
          <w:rFonts w:ascii="Times New Roman" w:eastAsia="Times New Roman" w:hAnsi="Times New Roman" w:cs="Times New Roman"/>
          <w:i/>
          <w:iCs/>
          <w:color w:val="050505"/>
          <w:sz w:val="24"/>
          <w:szCs w:val="24"/>
          <w:lang w:eastAsia="es-MX"/>
        </w:rPr>
        <w:t xml:space="preserve"> porque se </w:t>
      </w:r>
      <w:r w:rsidR="00B15C26">
        <w:rPr>
          <w:rFonts w:ascii="Times New Roman" w:eastAsia="Times New Roman" w:hAnsi="Times New Roman" w:cs="Times New Roman"/>
          <w:i/>
          <w:iCs/>
          <w:color w:val="050505"/>
          <w:sz w:val="24"/>
          <w:szCs w:val="24"/>
          <w:lang w:eastAsia="es-MX"/>
        </w:rPr>
        <w:t>encontrarán</w:t>
      </w:r>
      <w:r w:rsidR="00F276A4">
        <w:rPr>
          <w:rFonts w:ascii="Times New Roman" w:eastAsia="Times New Roman" w:hAnsi="Times New Roman" w:cs="Times New Roman"/>
          <w:i/>
          <w:iCs/>
          <w:color w:val="050505"/>
          <w:sz w:val="24"/>
          <w:szCs w:val="24"/>
          <w:lang w:eastAsia="es-MX"/>
        </w:rPr>
        <w:t xml:space="preserve"> derechos en contradicción, derechos de quienes ejercen su función, y quienes aspiran a ser electos para esa función, derechos de los partidos políticos pero sobre todo derechos de los ciudadanos, él le parece que a la hora de regular las elecciones tiene que prevalecer  la </w:t>
      </w:r>
      <w:r w:rsidR="00A3198E">
        <w:rPr>
          <w:rFonts w:ascii="Times New Roman" w:eastAsia="Times New Roman" w:hAnsi="Times New Roman" w:cs="Times New Roman"/>
          <w:i/>
          <w:iCs/>
          <w:color w:val="050505"/>
          <w:sz w:val="24"/>
          <w:szCs w:val="24"/>
          <w:lang w:eastAsia="es-MX"/>
        </w:rPr>
        <w:t>opción que mejor beneficie el derecho de quien vota</w:t>
      </w:r>
      <w:r w:rsidR="00F276A4">
        <w:rPr>
          <w:rFonts w:ascii="Times New Roman" w:eastAsia="Times New Roman" w:hAnsi="Times New Roman" w:cs="Times New Roman"/>
          <w:i/>
          <w:iCs/>
          <w:color w:val="050505"/>
          <w:sz w:val="24"/>
          <w:szCs w:val="24"/>
          <w:lang w:eastAsia="es-MX"/>
        </w:rPr>
        <w:t>.</w:t>
      </w:r>
      <w:r w:rsidR="00A3198E">
        <w:rPr>
          <w:rFonts w:ascii="Times New Roman" w:eastAsia="Times New Roman" w:hAnsi="Times New Roman" w:cs="Times New Roman"/>
          <w:i/>
          <w:iCs/>
          <w:color w:val="050505"/>
          <w:sz w:val="24"/>
          <w:szCs w:val="24"/>
          <w:lang w:eastAsia="es-MX"/>
        </w:rPr>
        <w:t xml:space="preserve"> Desde luego esto no se puede hacer rompiendo normas de equidad.</w:t>
      </w:r>
      <w:r w:rsidR="00F276A4">
        <w:rPr>
          <w:rFonts w:ascii="Times New Roman" w:eastAsia="Times New Roman" w:hAnsi="Times New Roman" w:cs="Times New Roman"/>
          <w:i/>
          <w:iCs/>
          <w:color w:val="050505"/>
          <w:sz w:val="24"/>
          <w:szCs w:val="24"/>
          <w:lang w:eastAsia="es-MX"/>
        </w:rPr>
        <w:t xml:space="preserve"> </w:t>
      </w:r>
    </w:p>
    <w:p w14:paraId="5D858D0C" w14:textId="48D879C8" w:rsidR="005D24BA" w:rsidRDefault="005D24BA" w:rsidP="005D24BA">
      <w:pPr>
        <w:shd w:val="clear" w:color="auto" w:fill="FFFFFF"/>
        <w:tabs>
          <w:tab w:val="left" w:pos="7033"/>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Jacobo David Cheja Alfaro México 5ª Circunscripción Movimiento Ciudadano </w:t>
      </w:r>
    </w:p>
    <w:p w14:paraId="33C4C34D" w14:textId="44551A79" w:rsidR="005D24BA" w:rsidRPr="00E77D00" w:rsidRDefault="00E77D00" w:rsidP="005D24BA">
      <w:pPr>
        <w:shd w:val="clear" w:color="auto" w:fill="FFFFFF"/>
        <w:tabs>
          <w:tab w:val="left" w:pos="7033"/>
        </w:tabs>
        <w:spacing w:after="0" w:line="240" w:lineRule="auto"/>
        <w:jc w:val="both"/>
        <w:rPr>
          <w:rFonts w:ascii="Times New Roman" w:eastAsia="Times New Roman" w:hAnsi="Times New Roman" w:cs="Times New Roman"/>
          <w:color w:val="050505"/>
          <w:sz w:val="24"/>
          <w:szCs w:val="24"/>
          <w:lang w:eastAsia="es-MX"/>
        </w:rPr>
      </w:pPr>
      <w:r w:rsidRPr="00E77D00">
        <w:rPr>
          <w:rFonts w:ascii="Times New Roman" w:eastAsia="Times New Roman" w:hAnsi="Times New Roman" w:cs="Times New Roman"/>
          <w:color w:val="050505"/>
          <w:sz w:val="24"/>
          <w:szCs w:val="24"/>
          <w:lang w:eastAsia="es-MX"/>
        </w:rPr>
        <w:t>Como miembro de partido político y ex diputado federal Usted cree ese va a cambiar el actual modelo partidista de cuotas para la designación de consejeros del INE.</w:t>
      </w:r>
    </w:p>
    <w:p w14:paraId="262CB966" w14:textId="4E2DB883" w:rsidR="00AC497B" w:rsidRPr="00A3198E"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A3198E">
        <w:rPr>
          <w:rFonts w:ascii="Times New Roman" w:eastAsia="Times New Roman" w:hAnsi="Times New Roman" w:cs="Times New Roman"/>
          <w:b/>
          <w:bCs/>
          <w:color w:val="050505"/>
          <w:sz w:val="24"/>
          <w:szCs w:val="24"/>
          <w:lang w:eastAsia="es-MX"/>
        </w:rPr>
        <w:t>s</w:t>
      </w:r>
      <w:r w:rsidR="00A3198E">
        <w:rPr>
          <w:rFonts w:ascii="Times New Roman" w:eastAsia="Times New Roman" w:hAnsi="Times New Roman" w:cs="Times New Roman"/>
          <w:i/>
          <w:iCs/>
          <w:color w:val="050505"/>
          <w:sz w:val="24"/>
          <w:szCs w:val="24"/>
          <w:lang w:eastAsia="es-MX"/>
        </w:rPr>
        <w:t xml:space="preserve">obre su imparcialidad, pide que se confié en sus defectos en este caso, es un tipo que nunca a podido disimular sus preferencias políticas; por ejemplo tiene preferencias políticas con respecto al sistema electoral, pero no con fines por partidos políticos.  Cuando ah tenido una afinación partidista la abrazado y proclamado, y la ha militados, una vez que se dejo de militar es eso se deja de militar y ya; pero siempre a sido critico con </w:t>
      </w:r>
      <w:r w:rsidR="00167CCF">
        <w:rPr>
          <w:rFonts w:ascii="Times New Roman" w:eastAsia="Times New Roman" w:hAnsi="Times New Roman" w:cs="Times New Roman"/>
          <w:i/>
          <w:iCs/>
          <w:color w:val="050505"/>
          <w:sz w:val="24"/>
          <w:szCs w:val="24"/>
          <w:lang w:eastAsia="es-MX"/>
        </w:rPr>
        <w:t xml:space="preserve">reconocimiento de partidos. </w:t>
      </w:r>
    </w:p>
    <w:p w14:paraId="1CD14158" w14:textId="0FE562A3" w:rsidR="00AC497B"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Reginaldo Sandoval flores Coordinador Parlamentario  PT</w:t>
      </w:r>
    </w:p>
    <w:p w14:paraId="4FD105FD" w14:textId="20DF9DAB" w:rsidR="00E77D00" w:rsidRPr="00E77D00" w:rsidRDefault="00E77D00" w:rsidP="00E77D0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lastRenderedPageBreak/>
        <w:t xml:space="preserve">Sin preguntas </w:t>
      </w:r>
    </w:p>
    <w:p w14:paraId="5A7B6341" w14:textId="3DB06C08" w:rsidR="00E77D00" w:rsidRDefault="00E77D00" w:rsidP="00E77D0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342D509D" w14:textId="316FC891" w:rsidR="00E77D00" w:rsidRPr="00E77D00" w:rsidRDefault="00E77D00" w:rsidP="00E77D0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E77D00">
        <w:rPr>
          <w:rFonts w:ascii="Times New Roman" w:eastAsia="Times New Roman" w:hAnsi="Times New Roman" w:cs="Times New Roman"/>
          <w:color w:val="050505"/>
          <w:sz w:val="24"/>
          <w:szCs w:val="24"/>
          <w:lang w:eastAsia="es-MX"/>
        </w:rPr>
        <w:t xml:space="preserve">3 preguntas muy concretas primero los aspirantes que han planteado su proceso </w:t>
      </w:r>
      <w:r w:rsidR="00D8471E">
        <w:rPr>
          <w:rFonts w:ascii="Times New Roman" w:eastAsia="Times New Roman" w:hAnsi="Times New Roman" w:cs="Times New Roman"/>
          <w:color w:val="050505"/>
          <w:sz w:val="24"/>
          <w:szCs w:val="24"/>
          <w:lang w:eastAsia="es-MX"/>
        </w:rPr>
        <w:t xml:space="preserve"> de </w:t>
      </w:r>
      <w:r w:rsidRPr="00E77D00">
        <w:rPr>
          <w:rFonts w:ascii="Times New Roman" w:eastAsia="Times New Roman" w:hAnsi="Times New Roman" w:cs="Times New Roman"/>
          <w:color w:val="050505"/>
          <w:sz w:val="24"/>
          <w:szCs w:val="24"/>
          <w:lang w:eastAsia="es-MX"/>
        </w:rPr>
        <w:t>selección</w:t>
      </w:r>
      <w:r w:rsidR="00D8471E">
        <w:rPr>
          <w:rFonts w:ascii="Times New Roman" w:eastAsia="Times New Roman" w:hAnsi="Times New Roman" w:cs="Times New Roman"/>
          <w:color w:val="050505"/>
          <w:sz w:val="24"/>
          <w:szCs w:val="24"/>
          <w:lang w:eastAsia="es-MX"/>
        </w:rPr>
        <w:t xml:space="preserve"> señalan </w:t>
      </w:r>
      <w:r w:rsidRPr="00E77D00">
        <w:rPr>
          <w:rFonts w:ascii="Times New Roman" w:eastAsia="Times New Roman" w:hAnsi="Times New Roman" w:cs="Times New Roman"/>
          <w:color w:val="050505"/>
          <w:sz w:val="24"/>
          <w:szCs w:val="24"/>
          <w:lang w:eastAsia="es-MX"/>
        </w:rPr>
        <w:t xml:space="preserve"> su actuación Imparcial, en su distancia de los partidos políticos, cuál es la garantía de su imparcialidad como integrante del Consejo general del INE. Segundo Cómo se traduce en actos concretos de participación en un órgano colegiado como el INE y tercero y qué aspectos de los partidos se deberían de reformar para mejorar su representación y transparencia</w:t>
      </w:r>
      <w:r w:rsidR="00D8471E">
        <w:rPr>
          <w:rFonts w:ascii="Times New Roman" w:eastAsia="Times New Roman" w:hAnsi="Times New Roman" w:cs="Times New Roman"/>
          <w:color w:val="050505"/>
          <w:sz w:val="24"/>
          <w:szCs w:val="24"/>
          <w:lang w:eastAsia="es-MX"/>
        </w:rPr>
        <w:t>.</w:t>
      </w:r>
    </w:p>
    <w:p w14:paraId="3FF38E0A" w14:textId="37536270" w:rsidR="00AC497B" w:rsidRPr="001D26F9" w:rsidRDefault="00AC497B"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B15C26">
        <w:rPr>
          <w:rFonts w:ascii="Times New Roman" w:eastAsia="Times New Roman" w:hAnsi="Times New Roman" w:cs="Times New Roman"/>
          <w:b/>
          <w:bCs/>
          <w:color w:val="050505"/>
          <w:sz w:val="24"/>
          <w:szCs w:val="24"/>
          <w:lang w:eastAsia="es-MX"/>
        </w:rPr>
        <w:t xml:space="preserve"> … </w:t>
      </w:r>
    </w:p>
    <w:p w14:paraId="442412A4" w14:textId="77777777" w:rsidR="00D8471E" w:rsidRPr="001D26F9" w:rsidRDefault="00D8471E" w:rsidP="00D8471E">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6EC097A" w14:textId="77777777" w:rsidR="00D8471E" w:rsidRPr="001D26F9" w:rsidRDefault="00D8471E" w:rsidP="00D8471E">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Jorge Romero Herrera  CDMX 4a circunscriocion  PAN</w:t>
      </w:r>
    </w:p>
    <w:p w14:paraId="2559E50E" w14:textId="18345661" w:rsidR="00D8471E" w:rsidRDefault="00D8471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D8471E">
        <w:rPr>
          <w:rFonts w:ascii="Times New Roman" w:eastAsia="Times New Roman" w:hAnsi="Times New Roman" w:cs="Times New Roman"/>
          <w:color w:val="050505"/>
          <w:sz w:val="24"/>
          <w:szCs w:val="24"/>
          <w:lang w:eastAsia="es-MX"/>
        </w:rPr>
        <w:t>En el supuesto de que está pandemias empeorará, cuál es su posición de realizar o no una elección constitucional en torno a ese ambiente, el enfoque como posibilidad a una prórroga de los poderes.</w:t>
      </w:r>
    </w:p>
    <w:p w14:paraId="6A2785D1" w14:textId="77777777" w:rsidR="00D8471E" w:rsidRPr="00D8471E" w:rsidRDefault="00D8471E"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5042907" w14:textId="6E187027" w:rsidR="00466D9E" w:rsidRPr="00167CCF"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167CCF">
        <w:rPr>
          <w:rFonts w:ascii="Times New Roman" w:eastAsia="Times New Roman" w:hAnsi="Times New Roman" w:cs="Times New Roman"/>
          <w:i/>
          <w:iCs/>
          <w:color w:val="050505"/>
          <w:sz w:val="24"/>
          <w:szCs w:val="24"/>
          <w:lang w:eastAsia="es-MX"/>
        </w:rPr>
        <w:t xml:space="preserve"> responde con un definitivo no, porque en nuestro </w:t>
      </w:r>
      <w:r w:rsidR="000B1DEA">
        <w:rPr>
          <w:rFonts w:ascii="Times New Roman" w:eastAsia="Times New Roman" w:hAnsi="Times New Roman" w:cs="Times New Roman"/>
          <w:i/>
          <w:iCs/>
          <w:color w:val="050505"/>
          <w:sz w:val="24"/>
          <w:szCs w:val="24"/>
          <w:lang w:eastAsia="es-MX"/>
        </w:rPr>
        <w:t>país</w:t>
      </w:r>
      <w:r w:rsidR="00167CCF">
        <w:rPr>
          <w:rFonts w:ascii="Times New Roman" w:eastAsia="Times New Roman" w:hAnsi="Times New Roman" w:cs="Times New Roman"/>
          <w:i/>
          <w:iCs/>
          <w:color w:val="050505"/>
          <w:sz w:val="24"/>
          <w:szCs w:val="24"/>
          <w:lang w:eastAsia="es-MX"/>
        </w:rPr>
        <w:t xml:space="preserve"> tiene mas de 100 años que no se suspende una elección federal</w:t>
      </w:r>
      <w:r w:rsidR="000B1DEA">
        <w:rPr>
          <w:rFonts w:ascii="Times New Roman" w:eastAsia="Times New Roman" w:hAnsi="Times New Roman" w:cs="Times New Roman"/>
          <w:i/>
          <w:iCs/>
          <w:color w:val="050505"/>
          <w:sz w:val="24"/>
          <w:szCs w:val="24"/>
          <w:lang w:eastAsia="es-MX"/>
        </w:rPr>
        <w:t xml:space="preserve">, y le parece que no se debe de considerar bajo ningún escenario, la </w:t>
      </w:r>
      <w:r w:rsidR="00466D9E">
        <w:rPr>
          <w:rFonts w:ascii="Times New Roman" w:eastAsia="Times New Roman" w:hAnsi="Times New Roman" w:cs="Times New Roman"/>
          <w:i/>
          <w:iCs/>
          <w:color w:val="050505"/>
          <w:sz w:val="24"/>
          <w:szCs w:val="24"/>
          <w:lang w:eastAsia="es-MX"/>
        </w:rPr>
        <w:t>prórroga</w:t>
      </w:r>
      <w:r w:rsidR="000B1DEA">
        <w:rPr>
          <w:rFonts w:ascii="Times New Roman" w:eastAsia="Times New Roman" w:hAnsi="Times New Roman" w:cs="Times New Roman"/>
          <w:i/>
          <w:iCs/>
          <w:color w:val="050505"/>
          <w:sz w:val="24"/>
          <w:szCs w:val="24"/>
          <w:lang w:eastAsia="es-MX"/>
        </w:rPr>
        <w:t xml:space="preserve"> de una elección por que los funcionarios han sido electos de un   periodo muy </w:t>
      </w:r>
      <w:r w:rsidR="00466D9E">
        <w:rPr>
          <w:rFonts w:ascii="Times New Roman" w:eastAsia="Times New Roman" w:hAnsi="Times New Roman" w:cs="Times New Roman"/>
          <w:i/>
          <w:iCs/>
          <w:color w:val="050505"/>
          <w:sz w:val="24"/>
          <w:szCs w:val="24"/>
          <w:lang w:eastAsia="es-MX"/>
        </w:rPr>
        <w:t>específico</w:t>
      </w:r>
      <w:r w:rsidR="000B1DEA">
        <w:rPr>
          <w:rFonts w:ascii="Times New Roman" w:eastAsia="Times New Roman" w:hAnsi="Times New Roman" w:cs="Times New Roman"/>
          <w:i/>
          <w:iCs/>
          <w:color w:val="050505"/>
          <w:sz w:val="24"/>
          <w:szCs w:val="24"/>
          <w:lang w:eastAsia="es-MX"/>
        </w:rPr>
        <w:t xml:space="preserve">, </w:t>
      </w:r>
      <w:r w:rsidR="00466D9E">
        <w:rPr>
          <w:rFonts w:ascii="Times New Roman" w:eastAsia="Times New Roman" w:hAnsi="Times New Roman" w:cs="Times New Roman"/>
          <w:i/>
          <w:iCs/>
          <w:color w:val="050505"/>
          <w:sz w:val="24"/>
          <w:szCs w:val="24"/>
          <w:lang w:eastAsia="es-MX"/>
        </w:rPr>
        <w:t xml:space="preserve">y si se hace eso se perderá la única fuente de su  legitimidad  que es el voto. Por lo que se tiene que construir un mecanismo dentro de la legalidad entorno a la pandemia. </w:t>
      </w:r>
    </w:p>
    <w:p w14:paraId="19709799"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038014D9"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BD06CDE"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2108CFA"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3178A0C2"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74B07972"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183FC1BD" w14:textId="77777777" w:rsidR="00D8471E" w:rsidRDefault="00D8471E"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p>
    <w:p w14:paraId="60F82C5A" w14:textId="2BCA577B" w:rsidR="00D8471E" w:rsidRDefault="00D8471E" w:rsidP="00D8471E">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Alejandro Viedma Velázquez MORENA</w:t>
      </w:r>
      <w:r w:rsidRPr="001D26F9">
        <w:rPr>
          <w:rFonts w:ascii="Times New Roman" w:eastAsia="Times New Roman" w:hAnsi="Times New Roman" w:cs="Times New Roman"/>
          <w:color w:val="050505"/>
          <w:sz w:val="24"/>
          <w:szCs w:val="24"/>
          <w:lang w:eastAsia="es-MX"/>
        </w:rPr>
        <w:t xml:space="preserve">  </w:t>
      </w:r>
    </w:p>
    <w:p w14:paraId="0C8ADAE9" w14:textId="6060A9E4" w:rsidR="00D8471E" w:rsidRPr="001D26F9" w:rsidRDefault="00D8471E" w:rsidP="00D8471E">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D8471E">
        <w:rPr>
          <w:rFonts w:ascii="Times New Roman" w:eastAsia="Times New Roman" w:hAnsi="Times New Roman" w:cs="Times New Roman"/>
          <w:color w:val="050505"/>
          <w:sz w:val="24"/>
          <w:szCs w:val="24"/>
          <w:lang w:eastAsia="es-MX"/>
        </w:rPr>
        <w:t>Señala a lo que se refiere con ser partidcrata, y señala que No necesariamente el discurso político es interferir en el INE, pide una explicación y  cómo poder reconstruir</w:t>
      </w:r>
      <w:r w:rsidR="006E2AD6">
        <w:rPr>
          <w:rFonts w:ascii="Times New Roman" w:eastAsia="Times New Roman" w:hAnsi="Times New Roman" w:cs="Times New Roman"/>
          <w:color w:val="050505"/>
          <w:sz w:val="24"/>
          <w:szCs w:val="24"/>
          <w:lang w:eastAsia="es-MX"/>
        </w:rPr>
        <w:t xml:space="preserve"> </w:t>
      </w:r>
      <w:r w:rsidRPr="00D8471E">
        <w:rPr>
          <w:rFonts w:ascii="Times New Roman" w:eastAsia="Times New Roman" w:hAnsi="Times New Roman" w:cs="Times New Roman"/>
          <w:color w:val="050505"/>
          <w:sz w:val="24"/>
          <w:szCs w:val="24"/>
          <w:lang w:eastAsia="es-MX"/>
        </w:rPr>
        <w:t xml:space="preserve"> </w:t>
      </w:r>
      <w:r w:rsidR="006E2AD6">
        <w:rPr>
          <w:rFonts w:ascii="Times New Roman" w:eastAsia="Times New Roman" w:hAnsi="Times New Roman" w:cs="Times New Roman"/>
          <w:color w:val="050505"/>
          <w:sz w:val="24"/>
          <w:szCs w:val="24"/>
          <w:lang w:eastAsia="es-MX"/>
        </w:rPr>
        <w:t xml:space="preserve"> para acabar </w:t>
      </w:r>
      <w:r w:rsidRPr="00D8471E">
        <w:rPr>
          <w:rFonts w:ascii="Times New Roman" w:eastAsia="Times New Roman" w:hAnsi="Times New Roman" w:cs="Times New Roman"/>
          <w:color w:val="050505"/>
          <w:sz w:val="24"/>
          <w:szCs w:val="24"/>
          <w:lang w:eastAsia="es-MX"/>
        </w:rPr>
        <w:t>las diferencias que se tienen entre consejeros y partidos.</w:t>
      </w:r>
    </w:p>
    <w:p w14:paraId="2F509C35" w14:textId="42FF0EB9" w:rsidR="00AC497B" w:rsidRPr="006E2AD6" w:rsidRDefault="00AC497B"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Respuesta:</w:t>
      </w:r>
      <w:r w:rsidR="006E2AD6">
        <w:rPr>
          <w:rFonts w:ascii="Times New Roman" w:eastAsia="Times New Roman" w:hAnsi="Times New Roman" w:cs="Times New Roman"/>
          <w:b/>
          <w:bCs/>
          <w:i/>
          <w:iCs/>
          <w:color w:val="050505"/>
          <w:sz w:val="24"/>
          <w:szCs w:val="24"/>
          <w:lang w:eastAsia="es-MX"/>
        </w:rPr>
        <w:t xml:space="preserve"> </w:t>
      </w:r>
      <w:r w:rsidR="006E2AD6">
        <w:rPr>
          <w:rFonts w:ascii="Times New Roman" w:eastAsia="Times New Roman" w:hAnsi="Times New Roman" w:cs="Times New Roman"/>
          <w:i/>
          <w:iCs/>
          <w:color w:val="050505"/>
          <w:sz w:val="24"/>
          <w:szCs w:val="24"/>
          <w:lang w:eastAsia="es-MX"/>
        </w:rPr>
        <w:t xml:space="preserve">cuando dice que es un partidocrata se refiere a su convicción,    a que los partidos políticos son la mas legitima y amplia expresión de la pluralidad política del país, que expresan   de manera general para la sociedad, y en esa medida logran estar donde están, y lo mismo pasa en la junta de coordinación </w:t>
      </w:r>
      <w:r w:rsidR="00B56F3F">
        <w:rPr>
          <w:rFonts w:ascii="Times New Roman" w:eastAsia="Times New Roman" w:hAnsi="Times New Roman" w:cs="Times New Roman"/>
          <w:i/>
          <w:iCs/>
          <w:color w:val="050505"/>
          <w:sz w:val="24"/>
          <w:szCs w:val="24"/>
          <w:lang w:eastAsia="es-MX"/>
        </w:rPr>
        <w:t xml:space="preserve">política,  en la herradura del instituto nacional electoral, gracias a que son las instituciones que reciben el voto popular,  los partidos políticos son el mecanismo idóneo para  que </w:t>
      </w:r>
      <w:r w:rsidR="006E2AD6">
        <w:rPr>
          <w:rFonts w:ascii="Times New Roman" w:eastAsia="Times New Roman" w:hAnsi="Times New Roman" w:cs="Times New Roman"/>
          <w:i/>
          <w:iCs/>
          <w:color w:val="050505"/>
          <w:sz w:val="24"/>
          <w:szCs w:val="24"/>
          <w:lang w:eastAsia="es-MX"/>
        </w:rPr>
        <w:t xml:space="preserve">  </w:t>
      </w:r>
      <w:r w:rsidR="00967668">
        <w:rPr>
          <w:rFonts w:ascii="Times New Roman" w:eastAsia="Times New Roman" w:hAnsi="Times New Roman" w:cs="Times New Roman"/>
          <w:i/>
          <w:iCs/>
          <w:color w:val="050505"/>
          <w:sz w:val="24"/>
          <w:szCs w:val="24"/>
          <w:lang w:eastAsia="es-MX"/>
        </w:rPr>
        <w:t xml:space="preserve">para que el conflicto social  se institucionalice, se reparta equitativamente y se regule.  Tenemos que entender que la </w:t>
      </w:r>
      <w:r w:rsidR="00484382">
        <w:rPr>
          <w:rFonts w:ascii="Times New Roman" w:eastAsia="Times New Roman" w:hAnsi="Times New Roman" w:cs="Times New Roman"/>
          <w:i/>
          <w:iCs/>
          <w:color w:val="050505"/>
          <w:sz w:val="24"/>
          <w:szCs w:val="24"/>
          <w:lang w:eastAsia="es-MX"/>
        </w:rPr>
        <w:t>función</w:t>
      </w:r>
      <w:r w:rsidR="00967668">
        <w:rPr>
          <w:rFonts w:ascii="Times New Roman" w:eastAsia="Times New Roman" w:hAnsi="Times New Roman" w:cs="Times New Roman"/>
          <w:i/>
          <w:iCs/>
          <w:color w:val="050505"/>
          <w:sz w:val="24"/>
          <w:szCs w:val="24"/>
          <w:lang w:eastAsia="es-MX"/>
        </w:rPr>
        <w:t xml:space="preserve"> del órgano electora consiste en articular </w:t>
      </w:r>
      <w:r w:rsidR="00474226">
        <w:rPr>
          <w:rFonts w:ascii="Times New Roman" w:eastAsia="Times New Roman" w:hAnsi="Times New Roman" w:cs="Times New Roman"/>
          <w:i/>
          <w:iCs/>
          <w:color w:val="050505"/>
          <w:sz w:val="24"/>
          <w:szCs w:val="24"/>
          <w:lang w:eastAsia="es-MX"/>
        </w:rPr>
        <w:t>estos intereses</w:t>
      </w:r>
      <w:r w:rsidR="00967668">
        <w:rPr>
          <w:rFonts w:ascii="Times New Roman" w:eastAsia="Times New Roman" w:hAnsi="Times New Roman" w:cs="Times New Roman"/>
          <w:i/>
          <w:iCs/>
          <w:color w:val="050505"/>
          <w:sz w:val="24"/>
          <w:szCs w:val="24"/>
          <w:lang w:eastAsia="es-MX"/>
        </w:rPr>
        <w:t xml:space="preserve"> muchas veces contradictorios</w:t>
      </w:r>
      <w:r w:rsidR="00484382">
        <w:rPr>
          <w:rFonts w:ascii="Times New Roman" w:eastAsia="Times New Roman" w:hAnsi="Times New Roman" w:cs="Times New Roman"/>
          <w:i/>
          <w:iCs/>
          <w:color w:val="050505"/>
          <w:sz w:val="24"/>
          <w:szCs w:val="24"/>
          <w:lang w:eastAsia="es-MX"/>
        </w:rPr>
        <w:t xml:space="preserve">, de los partidos en la construcción de los procesos electorales. </w:t>
      </w:r>
    </w:p>
    <w:p w14:paraId="42857C31" w14:textId="2F320723" w:rsidR="00AC497B" w:rsidRPr="001D26F9" w:rsidRDefault="00AC497B" w:rsidP="006E2AD6">
      <w:pPr>
        <w:jc w:val="center"/>
        <w:rPr>
          <w:rFonts w:ascii="Times New Roman" w:hAnsi="Times New Roman" w:cs="Times New Roman"/>
          <w:sz w:val="24"/>
          <w:szCs w:val="24"/>
        </w:rPr>
      </w:pPr>
    </w:p>
    <w:p w14:paraId="15FA339A" w14:textId="77777777" w:rsidR="00AC497B" w:rsidRPr="001D26F9" w:rsidRDefault="00AC497B" w:rsidP="00FA5A50">
      <w:pPr>
        <w:jc w:val="both"/>
        <w:rPr>
          <w:rFonts w:ascii="Times New Roman" w:hAnsi="Times New Roman" w:cs="Times New Roman"/>
          <w:sz w:val="24"/>
          <w:szCs w:val="24"/>
        </w:rPr>
      </w:pPr>
    </w:p>
    <w:p w14:paraId="10FD9736" w14:textId="60AE0E75" w:rsidR="000A51CC" w:rsidRDefault="000A51CC" w:rsidP="00FA5A50">
      <w:pPr>
        <w:jc w:val="both"/>
        <w:rPr>
          <w:rFonts w:ascii="Times New Roman" w:hAnsi="Times New Roman" w:cs="Times New Roman"/>
          <w:sz w:val="24"/>
          <w:szCs w:val="24"/>
        </w:rPr>
      </w:pPr>
    </w:p>
    <w:p w14:paraId="106D9B43" w14:textId="57EA1D60" w:rsidR="005D24BA" w:rsidRDefault="005D24BA" w:rsidP="00FA5A50">
      <w:pPr>
        <w:jc w:val="both"/>
        <w:rPr>
          <w:rFonts w:ascii="Times New Roman" w:hAnsi="Times New Roman" w:cs="Times New Roman"/>
          <w:sz w:val="24"/>
          <w:szCs w:val="24"/>
        </w:rPr>
      </w:pPr>
    </w:p>
    <w:p w14:paraId="47932577" w14:textId="77777777" w:rsidR="00466D9E" w:rsidRDefault="00466D9E" w:rsidP="00FA5A50">
      <w:pPr>
        <w:pStyle w:val="Default"/>
        <w:jc w:val="both"/>
        <w:rPr>
          <w:rFonts w:ascii="Times New Roman" w:hAnsi="Times New Roman" w:cs="Times New Roman"/>
        </w:rPr>
      </w:pPr>
      <w:bookmarkStart w:id="22" w:name="_Hlk46140554"/>
    </w:p>
    <w:p w14:paraId="5B711AA2" w14:textId="0C57DCA6" w:rsidR="00B56F3F" w:rsidRPr="001D26F9" w:rsidRDefault="002E3978" w:rsidP="00FA5A50">
      <w:pPr>
        <w:pStyle w:val="Default"/>
        <w:jc w:val="both"/>
        <w:rPr>
          <w:rFonts w:ascii="Times New Roman" w:hAnsi="Times New Roman" w:cs="Times New Roman"/>
        </w:rPr>
      </w:pPr>
      <w:r w:rsidRPr="002E3978">
        <w:rPr>
          <w:rFonts w:ascii="Times New Roman" w:hAnsi="Times New Roman" w:cs="Times New Roman"/>
          <w:noProof/>
        </w:rPr>
        <w:drawing>
          <wp:anchor distT="0" distB="0" distL="114300" distR="114300" simplePos="0" relativeHeight="251675648" behindDoc="0" locked="0" layoutInCell="1" allowOverlap="1" wp14:anchorId="21B88734" wp14:editId="1B880118">
            <wp:simplePos x="1085850" y="1066800"/>
            <wp:positionH relativeFrom="margin">
              <wp:align>center</wp:align>
            </wp:positionH>
            <wp:positionV relativeFrom="margin">
              <wp:align>top</wp:align>
            </wp:positionV>
            <wp:extent cx="2410198" cy="2410198"/>
            <wp:effectExtent l="0" t="0" r="9525" b="9525"/>
            <wp:wrapTopAndBottom/>
            <wp:docPr id="7170" name="Picture 2" descr="Se cuela una mexiquense a la final en el proceso de selección de ...">
              <a:extLst xmlns:a="http://schemas.openxmlformats.org/drawingml/2006/main">
                <a:ext uri="{FF2B5EF4-FFF2-40B4-BE49-F238E27FC236}">
                  <a16:creationId xmlns:a16="http://schemas.microsoft.com/office/drawing/2014/main" id="{DC250331-99F0-45A3-922E-D0D716C060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Se cuela una mexiquense a la final en el proceso de selección de ...">
                      <a:extLst>
                        <a:ext uri="{FF2B5EF4-FFF2-40B4-BE49-F238E27FC236}">
                          <a16:creationId xmlns:a16="http://schemas.microsoft.com/office/drawing/2014/main" id="{DC250331-99F0-45A3-922E-D0D716C060AC}"/>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l="22624" r="12627" b="2"/>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75C4CE91" w14:textId="4B9EC91E" w:rsidR="004C5016" w:rsidRPr="001D26F9" w:rsidRDefault="004C5016" w:rsidP="002E3978">
      <w:pPr>
        <w:pStyle w:val="Ttulo2"/>
        <w:jc w:val="center"/>
        <w:rPr>
          <w:rFonts w:ascii="Times New Roman" w:hAnsi="Times New Roman" w:cs="Times New Roman"/>
          <w:sz w:val="24"/>
          <w:szCs w:val="24"/>
        </w:rPr>
      </w:pPr>
      <w:bookmarkStart w:id="23" w:name="_Toc46286631"/>
      <w:r w:rsidRPr="001D26F9">
        <w:rPr>
          <w:rFonts w:ascii="Times New Roman" w:hAnsi="Times New Roman" w:cs="Times New Roman"/>
          <w:sz w:val="24"/>
          <w:szCs w:val="24"/>
        </w:rPr>
        <w:t>Jessica Rojas Alegría</w:t>
      </w:r>
      <w:bookmarkEnd w:id="23"/>
    </w:p>
    <w:p w14:paraId="1A35796E" w14:textId="1B5CF4D1" w:rsidR="004C5016" w:rsidRDefault="004C5016" w:rsidP="00FA5A50">
      <w:pPr>
        <w:pStyle w:val="Default"/>
        <w:jc w:val="both"/>
        <w:rPr>
          <w:rFonts w:ascii="Times New Roman" w:hAnsi="Times New Roman" w:cs="Times New Roman"/>
        </w:rPr>
      </w:pPr>
      <w:r w:rsidRPr="001D26F9">
        <w:rPr>
          <w:rFonts w:ascii="Times New Roman" w:hAnsi="Times New Roman" w:cs="Times New Roman"/>
        </w:rPr>
        <w:t>Trayectoria</w:t>
      </w:r>
    </w:p>
    <w:p w14:paraId="388A16B9" w14:textId="77777777" w:rsidR="00EB4CDE" w:rsidRPr="00EB4CDE" w:rsidRDefault="00EB4CDE" w:rsidP="00EB4CDE">
      <w:pPr>
        <w:pStyle w:val="Default"/>
        <w:jc w:val="both"/>
        <w:rPr>
          <w:rFonts w:ascii="Times New Roman" w:hAnsi="Times New Roman" w:cs="Times New Roman"/>
        </w:rPr>
      </w:pPr>
      <w:r w:rsidRPr="00EB4CDE">
        <w:rPr>
          <w:rFonts w:ascii="Times New Roman" w:hAnsi="Times New Roman" w:cs="Times New Roman"/>
        </w:rPr>
        <w:t xml:space="preserve">Licenciatura en relaciones internacionales con una especialidad en derecho electoral y una maestría en derecho con  orientación en el ámbito electoral, de la UNAM. </w:t>
      </w:r>
    </w:p>
    <w:p w14:paraId="6B38CAA0" w14:textId="7CC254D5" w:rsidR="00EB4CDE" w:rsidRDefault="00EB4CDE" w:rsidP="00EB4CDE">
      <w:pPr>
        <w:pStyle w:val="Default"/>
        <w:jc w:val="both"/>
        <w:rPr>
          <w:rFonts w:ascii="Times New Roman" w:hAnsi="Times New Roman" w:cs="Times New Roman"/>
        </w:rPr>
      </w:pPr>
      <w:r w:rsidRPr="00EB4CDE">
        <w:rPr>
          <w:rFonts w:ascii="Times New Roman" w:hAnsi="Times New Roman" w:cs="Times New Roman"/>
        </w:rPr>
        <w:t xml:space="preserve">Experiencia laboral desempeño como observador electoral dónde lleva 8 procesos electorales en participación ininterrumpida, sea como coordinadora de observación electoral o como consejera a partir del año 2003; y  de 2011 a 2018 como consejero local del INE en el Estado de México. </w:t>
      </w:r>
    </w:p>
    <w:p w14:paraId="5265326E" w14:textId="04EF4BBA" w:rsidR="00EB4CDE" w:rsidRDefault="00EB4CDE" w:rsidP="00EB4CDE">
      <w:pPr>
        <w:pStyle w:val="Default"/>
        <w:jc w:val="both"/>
        <w:rPr>
          <w:rFonts w:ascii="Times New Roman" w:hAnsi="Times New Roman" w:cs="Times New Roman"/>
        </w:rPr>
      </w:pPr>
      <w:r w:rsidRPr="001D26F9">
        <w:rPr>
          <w:rFonts w:ascii="Times New Roman" w:hAnsi="Times New Roman" w:cs="Times New Roman"/>
        </w:rPr>
        <w:t xml:space="preserve">Visión del INE </w:t>
      </w:r>
    </w:p>
    <w:p w14:paraId="5828BC6F" w14:textId="702C23B2" w:rsidR="00EB4CDE" w:rsidRPr="001D26F9" w:rsidRDefault="00EB4CDE" w:rsidP="00EB4CDE">
      <w:pPr>
        <w:pStyle w:val="Default"/>
        <w:jc w:val="both"/>
        <w:rPr>
          <w:rFonts w:ascii="Times New Roman" w:hAnsi="Times New Roman" w:cs="Times New Roman"/>
        </w:rPr>
      </w:pPr>
      <w:r w:rsidRPr="00EB4CDE">
        <w:rPr>
          <w:rFonts w:ascii="Times New Roman" w:hAnsi="Times New Roman" w:cs="Times New Roman"/>
        </w:rPr>
        <w:t xml:space="preserve">Para sus propuestas del INE, se tiene que rescatar un perfil amplio de ciudadanos y ciudadanas que no sólo tienen que ser expertos en la materia electoral, sino que tienen que contar con esta visión amplia de profunda vocación democrática. Le parece que la autoridad electoral desde el punto  de vista de la ciudadanía el distante, le parece que no tiene que pasar por alto el gran mandato de las urnas  en el proceso electoral 2018, se refiere a votar por un candidato </w:t>
      </w:r>
      <w:r>
        <w:rPr>
          <w:rFonts w:ascii="Times New Roman" w:hAnsi="Times New Roman" w:cs="Times New Roman"/>
        </w:rPr>
        <w:t xml:space="preserve">o </w:t>
      </w:r>
      <w:r w:rsidRPr="00EB4CDE">
        <w:rPr>
          <w:rFonts w:ascii="Times New Roman" w:hAnsi="Times New Roman" w:cs="Times New Roman"/>
        </w:rPr>
        <w:t xml:space="preserve">un partido en específico, se refieren a que la ciudadanía está exigiendo como nunca </w:t>
      </w:r>
      <w:r>
        <w:rPr>
          <w:rFonts w:ascii="Times New Roman" w:hAnsi="Times New Roman" w:cs="Times New Roman"/>
        </w:rPr>
        <w:t xml:space="preserve">un </w:t>
      </w:r>
      <w:r w:rsidRPr="00EB4CDE">
        <w:rPr>
          <w:rFonts w:ascii="Times New Roman" w:hAnsi="Times New Roman" w:cs="Times New Roman"/>
        </w:rPr>
        <w:t>nuevo pacto social, en que las autoridades electorales respondan con un lenguaje ciudadano y de cara y con total transparencia.</w:t>
      </w:r>
    </w:p>
    <w:p w14:paraId="7C1A9C4F" w14:textId="5F28C221" w:rsidR="004C5016" w:rsidRPr="001D26F9" w:rsidRDefault="004C5016" w:rsidP="00FA5A50">
      <w:pPr>
        <w:pStyle w:val="Default"/>
        <w:jc w:val="both"/>
        <w:rPr>
          <w:rFonts w:ascii="Times New Roman" w:hAnsi="Times New Roman" w:cs="Times New Roman"/>
          <w:b/>
          <w:bCs/>
        </w:rPr>
      </w:pPr>
      <w:r w:rsidRPr="001D26F9">
        <w:rPr>
          <w:rFonts w:ascii="Times New Roman" w:hAnsi="Times New Roman" w:cs="Times New Roman"/>
          <w:b/>
          <w:bCs/>
        </w:rPr>
        <w:t xml:space="preserve">Diputada Verónica Juárez Piña PRD Coordinadora Parlamentaria </w:t>
      </w:r>
    </w:p>
    <w:p w14:paraId="23EB6B4D"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rPr>
        <w:t xml:space="preserve">Que se puede hacer para asegurar que la paridad no se ve afectada en el marco de la pandemia cuando sobre todo las mujeres están confinadas y dejan cargado sobre ellas la labor de cuidados </w:t>
      </w:r>
    </w:p>
    <w:p w14:paraId="19803255"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b/>
          <w:bCs/>
        </w:rPr>
        <w:t>Respuesta</w:t>
      </w:r>
      <w:r w:rsidRPr="001D26F9">
        <w:rPr>
          <w:rFonts w:ascii="Times New Roman" w:hAnsi="Times New Roman" w:cs="Times New Roman"/>
        </w:rPr>
        <w:t xml:space="preserve">: Sumar esfuerzos con mujeres, con otras instancias para establecer diagnósticos concretos por cada una de las realidades que viven los distintos grupos en México. </w:t>
      </w:r>
    </w:p>
    <w:p w14:paraId="661793AF" w14:textId="77777777" w:rsidR="004C5016" w:rsidRPr="001D26F9" w:rsidRDefault="004C5016" w:rsidP="00FA5A50">
      <w:pPr>
        <w:pStyle w:val="Default"/>
        <w:jc w:val="both"/>
        <w:rPr>
          <w:rFonts w:ascii="Times New Roman" w:hAnsi="Times New Roman" w:cs="Times New Roman"/>
          <w:b/>
          <w:bCs/>
        </w:rPr>
      </w:pPr>
      <w:r w:rsidRPr="001D26F9">
        <w:rPr>
          <w:rFonts w:ascii="Times New Roman" w:hAnsi="Times New Roman" w:cs="Times New Roman"/>
          <w:b/>
          <w:bCs/>
        </w:rPr>
        <w:t xml:space="preserve">Diputado Federal Marco Gómez Alcantar VERDE </w:t>
      </w:r>
    </w:p>
    <w:p w14:paraId="3189923E"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rPr>
        <w:t xml:space="preserve">Hablas de que se necesita un nuevo lenguaje del INE sobre la ciudadanía, cómo lo plantearías, como lo aterrizarlas y que les dirías a la ciudadanía. </w:t>
      </w:r>
    </w:p>
    <w:p w14:paraId="05BC1D0F"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b/>
          <w:bCs/>
        </w:rPr>
        <w:t>Respuesta</w:t>
      </w:r>
      <w:r w:rsidRPr="001D26F9">
        <w:rPr>
          <w:rFonts w:ascii="Times New Roman" w:hAnsi="Times New Roman" w:cs="Times New Roman"/>
        </w:rPr>
        <w:t xml:space="preserve">: Presentando un tres de tres al principio pero también al final de la administración y al margen de las ciudadanas y ciudadanos que sean nombrados, éste tiene que ser un requisito indispensable de la ciudadanía en esta época de la transparencia y la rendición de cuentas. </w:t>
      </w:r>
    </w:p>
    <w:p w14:paraId="1CB37555" w14:textId="31D356B8" w:rsidR="004C5016" w:rsidRPr="001D26F9" w:rsidRDefault="004C5016" w:rsidP="00FA5A50">
      <w:pPr>
        <w:pStyle w:val="Default"/>
        <w:jc w:val="both"/>
        <w:rPr>
          <w:rFonts w:ascii="Times New Roman" w:hAnsi="Times New Roman" w:cs="Times New Roman"/>
          <w:b/>
          <w:bCs/>
        </w:rPr>
      </w:pPr>
      <w:r w:rsidRPr="001D26F9">
        <w:rPr>
          <w:rFonts w:ascii="Times New Roman" w:hAnsi="Times New Roman" w:cs="Times New Roman"/>
          <w:b/>
          <w:bCs/>
        </w:rPr>
        <w:t xml:space="preserve">Diputado Federal Fernando Manzanilla Prieto PES </w:t>
      </w:r>
    </w:p>
    <w:p w14:paraId="2BA91027"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rPr>
        <w:lastRenderedPageBreak/>
        <w:t xml:space="preserve">Que harías para reducir los costos del INE. Consideras conveniente que se reduzca por completo el financiamiento público a los partidos políticos y que estos financien exclusivamente o mayoritariamente a través de recursos de carácter fundado. </w:t>
      </w:r>
    </w:p>
    <w:p w14:paraId="0FDD6C95"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b/>
          <w:bCs/>
        </w:rPr>
        <w:t>Respuesta</w:t>
      </w:r>
      <w:r w:rsidRPr="001D26F9">
        <w:rPr>
          <w:rFonts w:ascii="Times New Roman" w:hAnsi="Times New Roman" w:cs="Times New Roman"/>
        </w:rPr>
        <w:t xml:space="preserve">: Proponiendo una revisión integral de todas las áreas del instituto. El presupuesto público siempre debe de prevalecer ante un presupuesto privado se tendría que revisar la fórmula cómo se debe considerar si otorgarle a los partidos políticos un financiamiento en función de la votación que reducir a rajatabla. </w:t>
      </w:r>
    </w:p>
    <w:p w14:paraId="3C9B3D63" w14:textId="77777777" w:rsidR="004C5016" w:rsidRPr="001D26F9" w:rsidRDefault="004C5016" w:rsidP="00FA5A50">
      <w:pPr>
        <w:pStyle w:val="Default"/>
        <w:jc w:val="both"/>
        <w:rPr>
          <w:rFonts w:ascii="Times New Roman" w:hAnsi="Times New Roman" w:cs="Times New Roman"/>
          <w:b/>
          <w:bCs/>
        </w:rPr>
      </w:pPr>
      <w:r w:rsidRPr="001D26F9">
        <w:rPr>
          <w:rFonts w:ascii="Times New Roman" w:hAnsi="Times New Roman" w:cs="Times New Roman"/>
          <w:b/>
          <w:bCs/>
        </w:rPr>
        <w:t xml:space="preserve">Diputado Tonatiuh Bravo Padilla Movimiento Ciudadano Coordinador Parlamentario </w:t>
      </w:r>
    </w:p>
    <w:p w14:paraId="2A8ECDB7"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rPr>
        <w:t xml:space="preserve">Entre el IFE y el INE hay una diferencia entre mayor federalismo o mayor centralismo, cuál es tu postura con respecto a este tema y qué es lo que sigue. En el Estado de México se dice que nada se movía sin el visto bueno de un partido político por muchos años, te sientes comprometida con alguno. </w:t>
      </w:r>
    </w:p>
    <w:p w14:paraId="4376BBA6" w14:textId="77777777" w:rsidR="004C5016" w:rsidRPr="001D26F9" w:rsidRDefault="004C5016" w:rsidP="00FA5A50">
      <w:pPr>
        <w:pStyle w:val="Default"/>
        <w:jc w:val="both"/>
        <w:rPr>
          <w:rFonts w:ascii="Times New Roman" w:hAnsi="Times New Roman" w:cs="Times New Roman"/>
        </w:rPr>
      </w:pPr>
      <w:r w:rsidRPr="001D26F9">
        <w:rPr>
          <w:rFonts w:ascii="Times New Roman" w:hAnsi="Times New Roman" w:cs="Times New Roman"/>
          <w:b/>
          <w:bCs/>
        </w:rPr>
        <w:t>Respuesta</w:t>
      </w:r>
      <w:r w:rsidRPr="001D26F9">
        <w:rPr>
          <w:rFonts w:ascii="Times New Roman" w:hAnsi="Times New Roman" w:cs="Times New Roman"/>
        </w:rPr>
        <w:t xml:space="preserve">: Soy una mujer federalista. No sabemos hasta dónde están las funciones, creo que nuevamente en un proceso de total convicción democrática tenemos que sentarnos a platicar este escenario. No hay ningún compromiso con algún partido político. </w:t>
      </w:r>
    </w:p>
    <w:p w14:paraId="3D09A4CC" w14:textId="77777777" w:rsidR="004C5016" w:rsidRPr="001D26F9" w:rsidRDefault="004C5016" w:rsidP="00FA5A50">
      <w:pPr>
        <w:pStyle w:val="Default"/>
        <w:jc w:val="both"/>
        <w:rPr>
          <w:rFonts w:ascii="Times New Roman" w:hAnsi="Times New Roman" w:cs="Times New Roman"/>
          <w:b/>
          <w:bCs/>
        </w:rPr>
      </w:pPr>
      <w:r w:rsidRPr="001D26F9">
        <w:rPr>
          <w:rFonts w:ascii="Times New Roman" w:hAnsi="Times New Roman" w:cs="Times New Roman"/>
          <w:b/>
          <w:bCs/>
        </w:rPr>
        <w:t xml:space="preserve">Diputado Federal Gerardo Fernández Noroña PT </w:t>
      </w:r>
    </w:p>
    <w:p w14:paraId="3604099D" w14:textId="3788BCE4" w:rsidR="004C5016" w:rsidRPr="001D26F9" w:rsidRDefault="00B224F5" w:rsidP="00FA5A50">
      <w:pPr>
        <w:pStyle w:val="Default"/>
        <w:jc w:val="both"/>
        <w:rPr>
          <w:rFonts w:ascii="Times New Roman" w:hAnsi="Times New Roman" w:cs="Times New Roman"/>
        </w:rPr>
      </w:pPr>
      <w:r w:rsidRPr="001D26F9">
        <w:rPr>
          <w:rFonts w:ascii="Times New Roman" w:hAnsi="Times New Roman" w:cs="Times New Roman"/>
        </w:rPr>
        <w:t>Sin preguntas.</w:t>
      </w:r>
    </w:p>
    <w:p w14:paraId="1BE257F8" w14:textId="77777777" w:rsidR="00E77D00" w:rsidRPr="001D26F9" w:rsidRDefault="00E77D00" w:rsidP="00E77D0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p>
    <w:p w14:paraId="5555775F" w14:textId="77777777" w:rsidR="00E77D00" w:rsidRPr="001D26F9" w:rsidRDefault="00E77D00" w:rsidP="00E77D0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1E8ACA16" w14:textId="68625747" w:rsidR="00B224F5" w:rsidRPr="001D26F9" w:rsidRDefault="004C5016"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Qué medidas propondrías para salvaguardar los derechos de las minorías, la paridad de </w:t>
      </w:r>
      <w:r w:rsidR="00B224F5" w:rsidRPr="001D26F9">
        <w:rPr>
          <w:rFonts w:ascii="Times New Roman" w:hAnsi="Times New Roman" w:cs="Times New Roman"/>
          <w:sz w:val="24"/>
          <w:szCs w:val="24"/>
        </w:rPr>
        <w:t>género,</w:t>
      </w:r>
      <w:r w:rsidRPr="001D26F9">
        <w:rPr>
          <w:rFonts w:ascii="Times New Roman" w:hAnsi="Times New Roman" w:cs="Times New Roman"/>
          <w:sz w:val="24"/>
          <w:szCs w:val="24"/>
        </w:rPr>
        <w:t xml:space="preserve"> así como la protección de derechos de sectores vulnerables.</w:t>
      </w:r>
    </w:p>
    <w:p w14:paraId="2CF03BA3" w14:textId="77777777" w:rsidR="00B56F3F"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Respuesta:</w:t>
      </w:r>
      <w:r w:rsidRPr="001D26F9">
        <w:rPr>
          <w:rFonts w:ascii="Times New Roman" w:hAnsi="Times New Roman" w:cs="Times New Roman"/>
          <w:sz w:val="24"/>
          <w:szCs w:val="24"/>
        </w:rPr>
        <w:t xml:space="preserve"> Soy una fiel convencida de trabajar de la mano con la ciudadanía tenemos módulos móviles alrededor de las 32 entidades federativas, hacer política pública específica para estos sectores.</w:t>
      </w:r>
    </w:p>
    <w:p w14:paraId="7DB8E6BD" w14:textId="77777777" w:rsidR="00967668" w:rsidRPr="001D26F9" w:rsidRDefault="00967668" w:rsidP="00967668">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59CA07AE" w14:textId="77777777" w:rsidR="009137F3"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Con las reglas actuales tiene algo novedoso que proponerle al INE. Cómo considera la participación ciudadana para ser incentivada y mejorar la calidad de las elecciones. En materia de educación Cívica tiene algunas propuestas disyuntivas. y desde su visión y capacidades que implica la independencia imparcialidad como principios de la función electoral</w:t>
      </w:r>
      <w:r w:rsidR="009137F3">
        <w:rPr>
          <w:rFonts w:ascii="Times New Roman" w:hAnsi="Times New Roman" w:cs="Times New Roman"/>
          <w:sz w:val="24"/>
          <w:szCs w:val="24"/>
        </w:rPr>
        <w:t>.</w:t>
      </w:r>
    </w:p>
    <w:p w14:paraId="723CE8DF" w14:textId="1DA83A1C" w:rsidR="00B224F5" w:rsidRPr="001D26F9" w:rsidRDefault="00B224F5" w:rsidP="00FA5A50">
      <w:pPr>
        <w:jc w:val="both"/>
        <w:rPr>
          <w:rFonts w:ascii="Times New Roman" w:hAnsi="Times New Roman" w:cs="Times New Roman"/>
          <w:sz w:val="24"/>
          <w:szCs w:val="24"/>
        </w:rPr>
      </w:pPr>
      <w:r w:rsidRPr="009137F3">
        <w:rPr>
          <w:rFonts w:ascii="Times New Roman" w:hAnsi="Times New Roman" w:cs="Times New Roman"/>
          <w:b/>
          <w:bCs/>
          <w:sz w:val="24"/>
          <w:szCs w:val="24"/>
        </w:rPr>
        <w:t>Respuesta</w:t>
      </w:r>
      <w:r w:rsidRPr="001D26F9">
        <w:rPr>
          <w:rFonts w:ascii="Times New Roman" w:hAnsi="Times New Roman" w:cs="Times New Roman"/>
          <w:sz w:val="24"/>
          <w:szCs w:val="24"/>
        </w:rPr>
        <w:t xml:space="preserve">: A través de la campaña de ciudadanía digital pero falta una visión general de que no todos tenemos las mismas oportunidades con las tecnologías de la información, no son la panacea. trabajando ante cualquier situación los principios rectores de nuestra autoridad electoral. </w:t>
      </w:r>
    </w:p>
    <w:p w14:paraId="7DEC579A" w14:textId="77777777" w:rsidR="00B224F5"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Diputado Federal Pablo Gómez Álvarez MORENA</w:t>
      </w:r>
      <w:r w:rsidRPr="001D26F9">
        <w:rPr>
          <w:rFonts w:ascii="Times New Roman" w:hAnsi="Times New Roman" w:cs="Times New Roman"/>
          <w:sz w:val="24"/>
          <w:szCs w:val="24"/>
        </w:rPr>
        <w:t xml:space="preserve"> </w:t>
      </w:r>
    </w:p>
    <w:p w14:paraId="174FC6C7" w14:textId="1FBB2320" w:rsidR="00B224F5"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Está de acuerdo con que es el momento de disolver al núcleo mayoritario de consejeros que ha venido rigiendo al INE e incorporar a todos los consejeros por igual y de nuevo como es el diseño original a los representantes de los partidos consejeros del</w:t>
      </w:r>
      <w:r w:rsidR="00EB4CDE">
        <w:rPr>
          <w:rFonts w:ascii="Times New Roman" w:hAnsi="Times New Roman" w:cs="Times New Roman"/>
          <w:sz w:val="24"/>
          <w:szCs w:val="24"/>
        </w:rPr>
        <w:t xml:space="preserve"> </w:t>
      </w:r>
      <w:r w:rsidRPr="001D26F9">
        <w:rPr>
          <w:rFonts w:ascii="Times New Roman" w:hAnsi="Times New Roman" w:cs="Times New Roman"/>
          <w:sz w:val="24"/>
          <w:szCs w:val="24"/>
        </w:rPr>
        <w:t xml:space="preserve">poder legislativo en la conducción colegiada del INE. </w:t>
      </w:r>
    </w:p>
    <w:p w14:paraId="1E933684" w14:textId="0EE6DF70"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lastRenderedPageBreak/>
        <w:t>Respuesta</w:t>
      </w:r>
      <w:r w:rsidRPr="001D26F9">
        <w:rPr>
          <w:rFonts w:ascii="Times New Roman" w:hAnsi="Times New Roman" w:cs="Times New Roman"/>
          <w:sz w:val="24"/>
          <w:szCs w:val="24"/>
        </w:rPr>
        <w:t>: no hay que olvidar que ante todo es un órgano colegiado que quienes hemos participado en estos órganos colegiales se respeta ante todo la voz y la posibilidad de diferir pero así es cómo se construye la democracia</w:t>
      </w:r>
      <w:r w:rsidR="00EC094C" w:rsidRPr="001D26F9">
        <w:rPr>
          <w:rFonts w:ascii="Times New Roman" w:hAnsi="Times New Roman" w:cs="Times New Roman"/>
          <w:sz w:val="24"/>
          <w:szCs w:val="24"/>
        </w:rPr>
        <w:t>.</w:t>
      </w:r>
    </w:p>
    <w:p w14:paraId="5E4406F8" w14:textId="77777777" w:rsidR="00AF7F84" w:rsidRPr="001D26F9" w:rsidRDefault="00AF7F84" w:rsidP="00FA5A50">
      <w:pPr>
        <w:pStyle w:val="Ttulo2"/>
        <w:jc w:val="both"/>
        <w:rPr>
          <w:rFonts w:ascii="Times New Roman" w:hAnsi="Times New Roman" w:cs="Times New Roman"/>
          <w:sz w:val="24"/>
          <w:szCs w:val="24"/>
        </w:rPr>
      </w:pPr>
    </w:p>
    <w:p w14:paraId="201CFE8F" w14:textId="77777777" w:rsidR="00AF7F84" w:rsidRPr="001D26F9" w:rsidRDefault="00AF7F84" w:rsidP="00FA5A50">
      <w:pPr>
        <w:pStyle w:val="Ttulo2"/>
        <w:jc w:val="both"/>
        <w:rPr>
          <w:rFonts w:ascii="Times New Roman" w:hAnsi="Times New Roman" w:cs="Times New Roman"/>
          <w:sz w:val="24"/>
          <w:szCs w:val="24"/>
        </w:rPr>
      </w:pPr>
    </w:p>
    <w:p w14:paraId="2739D7B4" w14:textId="77777777" w:rsidR="00AF7F84" w:rsidRPr="001D26F9" w:rsidRDefault="00AF7F84" w:rsidP="00FA5A50">
      <w:pPr>
        <w:pStyle w:val="Ttulo2"/>
        <w:jc w:val="both"/>
        <w:rPr>
          <w:rFonts w:ascii="Times New Roman" w:hAnsi="Times New Roman" w:cs="Times New Roman"/>
          <w:sz w:val="24"/>
          <w:szCs w:val="24"/>
        </w:rPr>
      </w:pPr>
    </w:p>
    <w:p w14:paraId="0EE89A29" w14:textId="70FB419E" w:rsidR="00AF7F84" w:rsidRPr="001D26F9" w:rsidRDefault="00AF7F84" w:rsidP="00FA5A50">
      <w:pPr>
        <w:pStyle w:val="Ttulo2"/>
        <w:jc w:val="both"/>
        <w:rPr>
          <w:rFonts w:ascii="Times New Roman" w:hAnsi="Times New Roman" w:cs="Times New Roman"/>
          <w:sz w:val="24"/>
          <w:szCs w:val="24"/>
        </w:rPr>
      </w:pPr>
    </w:p>
    <w:p w14:paraId="72114A00" w14:textId="1C50C8BB" w:rsidR="00AF7F84" w:rsidRPr="001D26F9" w:rsidRDefault="00AF7F84" w:rsidP="00FA5A50">
      <w:pPr>
        <w:jc w:val="both"/>
        <w:rPr>
          <w:rFonts w:ascii="Times New Roman" w:hAnsi="Times New Roman" w:cs="Times New Roman"/>
          <w:sz w:val="24"/>
          <w:szCs w:val="24"/>
        </w:rPr>
      </w:pPr>
    </w:p>
    <w:p w14:paraId="6231629B" w14:textId="711B0F90" w:rsidR="00AF7F84" w:rsidRDefault="00AF7F84" w:rsidP="00FA5A50">
      <w:pPr>
        <w:jc w:val="both"/>
        <w:rPr>
          <w:rFonts w:ascii="Times New Roman" w:hAnsi="Times New Roman" w:cs="Times New Roman"/>
          <w:sz w:val="24"/>
          <w:szCs w:val="24"/>
        </w:rPr>
      </w:pPr>
    </w:p>
    <w:p w14:paraId="3630F396" w14:textId="6D8F491D" w:rsidR="00466D9E" w:rsidRDefault="00466D9E" w:rsidP="00FA5A50">
      <w:pPr>
        <w:jc w:val="both"/>
        <w:rPr>
          <w:rFonts w:ascii="Times New Roman" w:hAnsi="Times New Roman" w:cs="Times New Roman"/>
          <w:sz w:val="24"/>
          <w:szCs w:val="24"/>
        </w:rPr>
      </w:pPr>
    </w:p>
    <w:p w14:paraId="2CF4E1C9" w14:textId="4986A66C" w:rsidR="005E46FF" w:rsidRDefault="005E46FF" w:rsidP="00FA5A50">
      <w:pPr>
        <w:jc w:val="both"/>
        <w:rPr>
          <w:rFonts w:ascii="Times New Roman" w:hAnsi="Times New Roman" w:cs="Times New Roman"/>
          <w:sz w:val="24"/>
          <w:szCs w:val="24"/>
        </w:rPr>
      </w:pPr>
    </w:p>
    <w:p w14:paraId="4DAB653C" w14:textId="43578D22" w:rsidR="005E46FF" w:rsidRDefault="005E46FF" w:rsidP="00FA5A50">
      <w:pPr>
        <w:jc w:val="both"/>
        <w:rPr>
          <w:rFonts w:ascii="Times New Roman" w:hAnsi="Times New Roman" w:cs="Times New Roman"/>
          <w:sz w:val="24"/>
          <w:szCs w:val="24"/>
        </w:rPr>
      </w:pPr>
    </w:p>
    <w:p w14:paraId="10CE1F21" w14:textId="4E8CFD4B" w:rsidR="005E46FF" w:rsidRDefault="005E46FF" w:rsidP="00FA5A50">
      <w:pPr>
        <w:jc w:val="both"/>
        <w:rPr>
          <w:rFonts w:ascii="Times New Roman" w:hAnsi="Times New Roman" w:cs="Times New Roman"/>
          <w:sz w:val="24"/>
          <w:szCs w:val="24"/>
        </w:rPr>
      </w:pPr>
    </w:p>
    <w:p w14:paraId="11DE0AF4" w14:textId="0E56EAEA" w:rsidR="005E46FF" w:rsidRDefault="005E46FF" w:rsidP="00FA5A50">
      <w:pPr>
        <w:jc w:val="both"/>
        <w:rPr>
          <w:rFonts w:ascii="Times New Roman" w:hAnsi="Times New Roman" w:cs="Times New Roman"/>
          <w:sz w:val="24"/>
          <w:szCs w:val="24"/>
        </w:rPr>
      </w:pPr>
    </w:p>
    <w:p w14:paraId="377ED64B" w14:textId="17EFD96F" w:rsidR="005E46FF" w:rsidRDefault="005E46FF" w:rsidP="00FA5A50">
      <w:pPr>
        <w:jc w:val="both"/>
        <w:rPr>
          <w:rFonts w:ascii="Times New Roman" w:hAnsi="Times New Roman" w:cs="Times New Roman"/>
          <w:sz w:val="24"/>
          <w:szCs w:val="24"/>
        </w:rPr>
      </w:pPr>
    </w:p>
    <w:p w14:paraId="67753729" w14:textId="16D216CF" w:rsidR="005E46FF" w:rsidRDefault="005E46FF" w:rsidP="00FA5A50">
      <w:pPr>
        <w:jc w:val="both"/>
        <w:rPr>
          <w:rFonts w:ascii="Times New Roman" w:hAnsi="Times New Roman" w:cs="Times New Roman"/>
          <w:sz w:val="24"/>
          <w:szCs w:val="24"/>
        </w:rPr>
      </w:pPr>
    </w:p>
    <w:p w14:paraId="14C1C0CB" w14:textId="680DEB0F" w:rsidR="005E46FF" w:rsidRDefault="005E46FF" w:rsidP="00FA5A50">
      <w:pPr>
        <w:jc w:val="both"/>
        <w:rPr>
          <w:rFonts w:ascii="Times New Roman" w:hAnsi="Times New Roman" w:cs="Times New Roman"/>
          <w:sz w:val="24"/>
          <w:szCs w:val="24"/>
        </w:rPr>
      </w:pPr>
    </w:p>
    <w:p w14:paraId="78FF8AF1" w14:textId="7E824059" w:rsidR="005E46FF" w:rsidRDefault="005E46FF" w:rsidP="00FA5A50">
      <w:pPr>
        <w:jc w:val="both"/>
        <w:rPr>
          <w:rFonts w:ascii="Times New Roman" w:hAnsi="Times New Roman" w:cs="Times New Roman"/>
          <w:sz w:val="24"/>
          <w:szCs w:val="24"/>
        </w:rPr>
      </w:pPr>
    </w:p>
    <w:p w14:paraId="65EB9FD3" w14:textId="1B5F477C" w:rsidR="005E46FF" w:rsidRDefault="005E46FF" w:rsidP="00FA5A50">
      <w:pPr>
        <w:jc w:val="both"/>
        <w:rPr>
          <w:rFonts w:ascii="Times New Roman" w:hAnsi="Times New Roman" w:cs="Times New Roman"/>
          <w:sz w:val="24"/>
          <w:szCs w:val="24"/>
        </w:rPr>
      </w:pPr>
    </w:p>
    <w:p w14:paraId="31460DC1" w14:textId="678A774F" w:rsidR="005E46FF" w:rsidRDefault="005E46FF" w:rsidP="00FA5A50">
      <w:pPr>
        <w:jc w:val="both"/>
        <w:rPr>
          <w:rFonts w:ascii="Times New Roman" w:hAnsi="Times New Roman" w:cs="Times New Roman"/>
          <w:sz w:val="24"/>
          <w:szCs w:val="24"/>
        </w:rPr>
      </w:pPr>
    </w:p>
    <w:p w14:paraId="460FF581" w14:textId="6D4A2D9A" w:rsidR="005E46FF" w:rsidRDefault="005E46FF" w:rsidP="00FA5A50">
      <w:pPr>
        <w:jc w:val="both"/>
        <w:rPr>
          <w:rFonts w:ascii="Times New Roman" w:hAnsi="Times New Roman" w:cs="Times New Roman"/>
          <w:sz w:val="24"/>
          <w:szCs w:val="24"/>
        </w:rPr>
      </w:pPr>
    </w:p>
    <w:p w14:paraId="51C461AF" w14:textId="75E45069" w:rsidR="005E46FF" w:rsidRDefault="005E46FF" w:rsidP="00FA5A50">
      <w:pPr>
        <w:jc w:val="both"/>
        <w:rPr>
          <w:rFonts w:ascii="Times New Roman" w:hAnsi="Times New Roman" w:cs="Times New Roman"/>
          <w:sz w:val="24"/>
          <w:szCs w:val="24"/>
        </w:rPr>
      </w:pPr>
    </w:p>
    <w:p w14:paraId="52EDC42E" w14:textId="068BF241" w:rsidR="005E46FF" w:rsidRDefault="005E46FF" w:rsidP="00FA5A50">
      <w:pPr>
        <w:jc w:val="both"/>
        <w:rPr>
          <w:rFonts w:ascii="Times New Roman" w:hAnsi="Times New Roman" w:cs="Times New Roman"/>
          <w:sz w:val="24"/>
          <w:szCs w:val="24"/>
        </w:rPr>
      </w:pPr>
    </w:p>
    <w:p w14:paraId="41D95D69" w14:textId="4AE16F05" w:rsidR="005E46FF" w:rsidRDefault="005E46FF" w:rsidP="00FA5A50">
      <w:pPr>
        <w:jc w:val="both"/>
        <w:rPr>
          <w:rFonts w:ascii="Times New Roman" w:hAnsi="Times New Roman" w:cs="Times New Roman"/>
          <w:sz w:val="24"/>
          <w:szCs w:val="24"/>
        </w:rPr>
      </w:pPr>
    </w:p>
    <w:p w14:paraId="456CDF8B" w14:textId="7CC8B155" w:rsidR="005E46FF" w:rsidRDefault="005E46FF" w:rsidP="00FA5A50">
      <w:pPr>
        <w:jc w:val="both"/>
        <w:rPr>
          <w:rFonts w:ascii="Times New Roman" w:hAnsi="Times New Roman" w:cs="Times New Roman"/>
          <w:sz w:val="24"/>
          <w:szCs w:val="24"/>
        </w:rPr>
      </w:pPr>
    </w:p>
    <w:p w14:paraId="3A4801EA" w14:textId="777E478B" w:rsidR="005E46FF" w:rsidRDefault="005E46FF" w:rsidP="00FA5A50">
      <w:pPr>
        <w:jc w:val="both"/>
        <w:rPr>
          <w:rFonts w:ascii="Times New Roman" w:hAnsi="Times New Roman" w:cs="Times New Roman"/>
          <w:sz w:val="24"/>
          <w:szCs w:val="24"/>
        </w:rPr>
      </w:pPr>
    </w:p>
    <w:p w14:paraId="428BA205" w14:textId="01D383D8" w:rsidR="005E46FF" w:rsidRDefault="005E46FF" w:rsidP="00FA5A50">
      <w:pPr>
        <w:jc w:val="both"/>
        <w:rPr>
          <w:rFonts w:ascii="Times New Roman" w:hAnsi="Times New Roman" w:cs="Times New Roman"/>
          <w:sz w:val="24"/>
          <w:szCs w:val="24"/>
        </w:rPr>
      </w:pPr>
    </w:p>
    <w:p w14:paraId="2A75A9C5" w14:textId="7EFEBC2A" w:rsidR="005E46FF" w:rsidRDefault="005E46FF" w:rsidP="00FA5A50">
      <w:pPr>
        <w:jc w:val="both"/>
        <w:rPr>
          <w:rFonts w:ascii="Times New Roman" w:hAnsi="Times New Roman" w:cs="Times New Roman"/>
          <w:sz w:val="24"/>
          <w:szCs w:val="24"/>
        </w:rPr>
      </w:pPr>
    </w:p>
    <w:p w14:paraId="0D8580AF" w14:textId="55A682EE" w:rsidR="005E46FF" w:rsidRDefault="005E46FF" w:rsidP="00FA5A50">
      <w:pPr>
        <w:jc w:val="both"/>
        <w:rPr>
          <w:rFonts w:ascii="Times New Roman" w:hAnsi="Times New Roman" w:cs="Times New Roman"/>
          <w:sz w:val="24"/>
          <w:szCs w:val="24"/>
        </w:rPr>
      </w:pPr>
    </w:p>
    <w:p w14:paraId="6FF9B7A1" w14:textId="5A068D27" w:rsidR="005E46FF" w:rsidRDefault="005E46FF" w:rsidP="00FA5A50">
      <w:pPr>
        <w:jc w:val="both"/>
        <w:rPr>
          <w:rFonts w:ascii="Times New Roman" w:hAnsi="Times New Roman" w:cs="Times New Roman"/>
          <w:sz w:val="24"/>
          <w:szCs w:val="24"/>
        </w:rPr>
      </w:pPr>
    </w:p>
    <w:p w14:paraId="48620023" w14:textId="72AC18ED" w:rsidR="005E46FF" w:rsidRDefault="005E46FF" w:rsidP="00FA5A50">
      <w:pPr>
        <w:jc w:val="both"/>
        <w:rPr>
          <w:rFonts w:ascii="Times New Roman" w:hAnsi="Times New Roman" w:cs="Times New Roman"/>
          <w:sz w:val="24"/>
          <w:szCs w:val="24"/>
        </w:rPr>
      </w:pPr>
    </w:p>
    <w:p w14:paraId="4F45309C" w14:textId="748D9313" w:rsidR="005E46FF" w:rsidRDefault="005E46FF" w:rsidP="00FA5A50">
      <w:pPr>
        <w:jc w:val="both"/>
        <w:rPr>
          <w:rFonts w:ascii="Times New Roman" w:hAnsi="Times New Roman" w:cs="Times New Roman"/>
          <w:sz w:val="24"/>
          <w:szCs w:val="24"/>
        </w:rPr>
      </w:pPr>
      <w:r w:rsidRPr="005E46FF">
        <w:rPr>
          <w:rFonts w:ascii="Times New Roman" w:hAnsi="Times New Roman" w:cs="Times New Roman"/>
          <w:noProof/>
          <w:sz w:val="24"/>
          <w:szCs w:val="24"/>
        </w:rPr>
        <w:drawing>
          <wp:anchor distT="0" distB="0" distL="114300" distR="114300" simplePos="0" relativeHeight="251676672" behindDoc="0" locked="0" layoutInCell="1" allowOverlap="1" wp14:anchorId="765024AE" wp14:editId="41E1F337">
            <wp:simplePos x="1085850" y="1181100"/>
            <wp:positionH relativeFrom="margin">
              <wp:align>center</wp:align>
            </wp:positionH>
            <wp:positionV relativeFrom="margin">
              <wp:align>top</wp:align>
            </wp:positionV>
            <wp:extent cx="2410198" cy="2410198"/>
            <wp:effectExtent l="0" t="0" r="9525" b="9525"/>
            <wp:wrapTopAndBottom/>
            <wp:docPr id="7172" name="Picture 4" descr="Centro de Estudios Internacionales">
              <a:extLst xmlns:a="http://schemas.openxmlformats.org/drawingml/2006/main">
                <a:ext uri="{FF2B5EF4-FFF2-40B4-BE49-F238E27FC236}">
                  <a16:creationId xmlns:a16="http://schemas.microsoft.com/office/drawing/2014/main" id="{B5912D64-3EBD-4CAB-8685-515B08B66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Centro de Estudios Internacionales">
                      <a:extLst>
                        <a:ext uri="{FF2B5EF4-FFF2-40B4-BE49-F238E27FC236}">
                          <a16:creationId xmlns:a16="http://schemas.microsoft.com/office/drawing/2014/main" id="{B5912D64-3EBD-4CAB-8685-515B08B66D51}"/>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8" b="-8"/>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7B1508B0" w14:textId="77777777" w:rsidR="00AF7F84" w:rsidRPr="001D26F9" w:rsidRDefault="00AF7F84" w:rsidP="00FA5A50">
      <w:pPr>
        <w:pStyle w:val="Ttulo2"/>
        <w:jc w:val="both"/>
        <w:rPr>
          <w:rFonts w:ascii="Times New Roman" w:hAnsi="Times New Roman" w:cs="Times New Roman"/>
          <w:sz w:val="24"/>
          <w:szCs w:val="24"/>
        </w:rPr>
      </w:pPr>
    </w:p>
    <w:p w14:paraId="3F1D453C" w14:textId="597BBD2B" w:rsidR="00EC094C" w:rsidRPr="001D26F9" w:rsidRDefault="00B224F5" w:rsidP="00FA5A50">
      <w:pPr>
        <w:pStyle w:val="Ttulo2"/>
        <w:jc w:val="both"/>
        <w:rPr>
          <w:rFonts w:ascii="Times New Roman" w:hAnsi="Times New Roman" w:cs="Times New Roman"/>
          <w:sz w:val="24"/>
          <w:szCs w:val="24"/>
        </w:rPr>
      </w:pPr>
      <w:bookmarkStart w:id="24" w:name="_Toc46286632"/>
      <w:r w:rsidRPr="001D26F9">
        <w:rPr>
          <w:rFonts w:ascii="Times New Roman" w:hAnsi="Times New Roman" w:cs="Times New Roman"/>
          <w:sz w:val="24"/>
          <w:szCs w:val="24"/>
        </w:rPr>
        <w:t>Reynaldo Yunuen Ortega Ortiz</w:t>
      </w:r>
      <w:bookmarkEnd w:id="24"/>
    </w:p>
    <w:p w14:paraId="54D387EC" w14:textId="53552327" w:rsidR="00EC094C"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 Trayectoria</w:t>
      </w:r>
    </w:p>
    <w:p w14:paraId="5C4886D9" w14:textId="078DB23F" w:rsidR="00EF2DB2" w:rsidRPr="00EF2DB2" w:rsidRDefault="00EF2DB2" w:rsidP="00EF2DB2">
      <w:pPr>
        <w:jc w:val="both"/>
        <w:rPr>
          <w:rFonts w:ascii="Times New Roman" w:hAnsi="Times New Roman" w:cs="Times New Roman"/>
          <w:sz w:val="24"/>
          <w:szCs w:val="24"/>
        </w:rPr>
      </w:pPr>
      <w:r w:rsidRPr="00EF2DB2">
        <w:rPr>
          <w:rFonts w:ascii="Times New Roman" w:hAnsi="Times New Roman" w:cs="Times New Roman"/>
          <w:sz w:val="24"/>
          <w:szCs w:val="24"/>
        </w:rPr>
        <w:t xml:space="preserve">Licenciatura en RI en el centro de estudios internacionales del colegio de México, ganó la beca victor eilud quirit qué le permitió estudiar en la escuela de economía de Londres, obteniendo la maestría en ciencia política, recibió “cátedra Reyes Heroles” de El Colegio de México para realizar una estancia de investigación en el Katz Center for Mexican Studies de la Universidad de Chicago, Doctorado en la Universidad de Columbia en Nueva York. </w:t>
      </w:r>
    </w:p>
    <w:p w14:paraId="0432609E" w14:textId="656A0806" w:rsidR="00EB4CDE" w:rsidRPr="001D26F9" w:rsidRDefault="00EF2DB2" w:rsidP="00EF2DB2">
      <w:pPr>
        <w:jc w:val="both"/>
        <w:rPr>
          <w:rFonts w:ascii="Times New Roman" w:hAnsi="Times New Roman" w:cs="Times New Roman"/>
          <w:sz w:val="24"/>
          <w:szCs w:val="24"/>
        </w:rPr>
      </w:pPr>
      <w:r w:rsidRPr="00EF2DB2">
        <w:rPr>
          <w:rFonts w:ascii="Times New Roman" w:hAnsi="Times New Roman" w:cs="Times New Roman"/>
          <w:sz w:val="24"/>
          <w:szCs w:val="24"/>
        </w:rPr>
        <w:t>Experiencia tata más de 20 años dónde ha estado escribiendo más de 8 libros analizando la vida política mexicana, coordinador de la licenciatura relaciones internacionales del colegio de México , participó en múltiples órganos colegiados de decisión,  como una participación como director de la revista foro internacional.</w:t>
      </w:r>
    </w:p>
    <w:p w14:paraId="7673F0A7" w14:textId="06E81D82" w:rsidR="00EC094C"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Visión del INE </w:t>
      </w:r>
    </w:p>
    <w:p w14:paraId="11C0C439" w14:textId="77777777" w:rsidR="002501E3" w:rsidRDefault="002501E3" w:rsidP="00FA5A50">
      <w:pPr>
        <w:jc w:val="both"/>
        <w:rPr>
          <w:rFonts w:ascii="Times New Roman" w:hAnsi="Times New Roman" w:cs="Times New Roman"/>
          <w:sz w:val="24"/>
          <w:szCs w:val="24"/>
        </w:rPr>
      </w:pPr>
    </w:p>
    <w:p w14:paraId="13CF7B78" w14:textId="31E94A21" w:rsidR="00EF2DB2" w:rsidRPr="001D26F9" w:rsidRDefault="00EF2DB2" w:rsidP="00FA5A50">
      <w:pPr>
        <w:jc w:val="both"/>
        <w:rPr>
          <w:rFonts w:ascii="Times New Roman" w:hAnsi="Times New Roman" w:cs="Times New Roman"/>
          <w:sz w:val="24"/>
          <w:szCs w:val="24"/>
        </w:rPr>
      </w:pPr>
      <w:r w:rsidRPr="00EF2DB2">
        <w:rPr>
          <w:rFonts w:ascii="Times New Roman" w:hAnsi="Times New Roman" w:cs="Times New Roman"/>
          <w:sz w:val="24"/>
          <w:szCs w:val="24"/>
        </w:rPr>
        <w:t xml:space="preserve">El Instituto Nacional electoral necesita fortalecer su legitimidad </w:t>
      </w:r>
      <w:r w:rsidR="002501E3">
        <w:rPr>
          <w:rFonts w:ascii="Times New Roman" w:hAnsi="Times New Roman" w:cs="Times New Roman"/>
          <w:sz w:val="24"/>
          <w:szCs w:val="24"/>
        </w:rPr>
        <w:t xml:space="preserve">que </w:t>
      </w:r>
      <w:r w:rsidRPr="00EF2DB2">
        <w:rPr>
          <w:rFonts w:ascii="Times New Roman" w:hAnsi="Times New Roman" w:cs="Times New Roman"/>
          <w:sz w:val="24"/>
          <w:szCs w:val="24"/>
        </w:rPr>
        <w:t xml:space="preserve"> emana </w:t>
      </w:r>
      <w:r w:rsidR="002501E3">
        <w:rPr>
          <w:rFonts w:ascii="Times New Roman" w:hAnsi="Times New Roman" w:cs="Times New Roman"/>
          <w:sz w:val="24"/>
          <w:szCs w:val="24"/>
        </w:rPr>
        <w:t xml:space="preserve">en </w:t>
      </w:r>
      <w:r w:rsidRPr="00EF2DB2">
        <w:rPr>
          <w:rFonts w:ascii="Times New Roman" w:hAnsi="Times New Roman" w:cs="Times New Roman"/>
          <w:sz w:val="24"/>
          <w:szCs w:val="24"/>
        </w:rPr>
        <w:t xml:space="preserve"> las decisiones que toma; tiene múltiples retos como son la participación electoral, en las pasadas elecciones presidenciales fue del 63% pero en las elecciones legislativas anteriores fue menor al 50%,</w:t>
      </w:r>
      <w:r w:rsidR="002501E3">
        <w:rPr>
          <w:rFonts w:ascii="Times New Roman" w:hAnsi="Times New Roman" w:cs="Times New Roman"/>
          <w:sz w:val="24"/>
          <w:szCs w:val="24"/>
        </w:rPr>
        <w:t xml:space="preserve"> </w:t>
      </w:r>
      <w:r w:rsidR="002501E3" w:rsidRPr="002501E3">
        <w:rPr>
          <w:rFonts w:ascii="Times New Roman" w:hAnsi="Times New Roman" w:cs="Times New Roman"/>
          <w:sz w:val="24"/>
          <w:szCs w:val="24"/>
        </w:rPr>
        <w:t>Un sistema electoral que excluye a más del 50% de la población tiene un problema, enfatizando en que la participación de los grupos más vulnerables es la más afectada, y es necesario que el Instituto refuerce los mecanismos para alentar la participación; otro punto es la austeridad pero no sólo el Instituto comparte esa responsabilidad sino también la cámara de diputados porque ellos están encargados de la asignación de los recursos; otro reto fundamental es la paridad de género se tiene una nueva ley y es indispensable su aplicación. Y por último la pandemia por primera vez en la historia se ha tenido  que po</w:t>
      </w:r>
      <w:r w:rsidR="002501E3">
        <w:rPr>
          <w:rFonts w:ascii="Times New Roman" w:hAnsi="Times New Roman" w:cs="Times New Roman"/>
          <w:sz w:val="24"/>
          <w:szCs w:val="24"/>
        </w:rPr>
        <w:t>spo</w:t>
      </w:r>
      <w:r w:rsidR="002501E3" w:rsidRPr="002501E3">
        <w:rPr>
          <w:rFonts w:ascii="Times New Roman" w:hAnsi="Times New Roman" w:cs="Times New Roman"/>
          <w:sz w:val="24"/>
          <w:szCs w:val="24"/>
        </w:rPr>
        <w:t>ne</w:t>
      </w:r>
      <w:r w:rsidR="002501E3">
        <w:rPr>
          <w:rFonts w:ascii="Times New Roman" w:hAnsi="Times New Roman" w:cs="Times New Roman"/>
          <w:sz w:val="24"/>
          <w:szCs w:val="24"/>
        </w:rPr>
        <w:t>r</w:t>
      </w:r>
      <w:r w:rsidR="002501E3" w:rsidRPr="002501E3">
        <w:rPr>
          <w:rFonts w:ascii="Times New Roman" w:hAnsi="Times New Roman" w:cs="Times New Roman"/>
          <w:sz w:val="24"/>
          <w:szCs w:val="24"/>
        </w:rPr>
        <w:t xml:space="preserve"> dos elecciones estatales, es un reto fundamental y urgente, y sabemos que en las próximas </w:t>
      </w:r>
      <w:r w:rsidR="002501E3" w:rsidRPr="002501E3">
        <w:rPr>
          <w:rFonts w:ascii="Times New Roman" w:hAnsi="Times New Roman" w:cs="Times New Roman"/>
          <w:sz w:val="24"/>
          <w:szCs w:val="24"/>
        </w:rPr>
        <w:lastRenderedPageBreak/>
        <w:t>elecciones estaremos en una condición similar y en este momento el INE no está preparado para todas las tareas que implican una elección en medio de una pandemia.</w:t>
      </w:r>
    </w:p>
    <w:p w14:paraId="37A66425" w14:textId="77777777" w:rsidR="002501E3" w:rsidRDefault="002501E3" w:rsidP="00FA5A50">
      <w:pPr>
        <w:jc w:val="both"/>
        <w:rPr>
          <w:rFonts w:ascii="Times New Roman" w:hAnsi="Times New Roman" w:cs="Times New Roman"/>
          <w:sz w:val="24"/>
          <w:szCs w:val="24"/>
        </w:rPr>
      </w:pPr>
    </w:p>
    <w:p w14:paraId="4F42E797" w14:textId="77777777" w:rsidR="002501E3" w:rsidRDefault="002501E3" w:rsidP="00FA5A50">
      <w:pPr>
        <w:jc w:val="both"/>
        <w:rPr>
          <w:rFonts w:ascii="Times New Roman" w:hAnsi="Times New Roman" w:cs="Times New Roman"/>
          <w:sz w:val="24"/>
          <w:szCs w:val="24"/>
        </w:rPr>
      </w:pPr>
    </w:p>
    <w:p w14:paraId="24E2EB99" w14:textId="055CAC19" w:rsidR="00EC094C"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Diputada Verónica Juárez Piña PRD Coordinadora Parlamentaria</w:t>
      </w:r>
      <w:r w:rsidRPr="001D26F9">
        <w:rPr>
          <w:rFonts w:ascii="Times New Roman" w:hAnsi="Times New Roman" w:cs="Times New Roman"/>
          <w:sz w:val="24"/>
          <w:szCs w:val="24"/>
        </w:rPr>
        <w:t xml:space="preserve"> </w:t>
      </w:r>
    </w:p>
    <w:p w14:paraId="699DBBC2" w14:textId="77777777"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Cuál sería tu opinión para que desde el INE se coadyuve en la resolución rápida de los casos que se han presentado de violencia política de género ante los otros tribunales locales. Cómo prevenir y sancionar el uso político de niños y adolescentes en las campañas electorales aún con la posible autorización de sus tutores. </w:t>
      </w:r>
    </w:p>
    <w:p w14:paraId="1ABD9C02" w14:textId="77777777"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Respuesta</w:t>
      </w:r>
      <w:r w:rsidRPr="001D26F9">
        <w:rPr>
          <w:rFonts w:ascii="Times New Roman" w:hAnsi="Times New Roman" w:cs="Times New Roman"/>
          <w:sz w:val="24"/>
          <w:szCs w:val="24"/>
        </w:rPr>
        <w:t xml:space="preserve">: La paridad de género es una responsabilidad fundamental del INE, es terrible la violencia política contra las mujeres y contra todos los candidatos, el país vive una situación de violencia muy grave, el INE no puede trabajar sólo necesita coadyuvarse de las instituciones del Estado Mexicano, no puede estar aislado. </w:t>
      </w:r>
    </w:p>
    <w:p w14:paraId="3FCCEB0A" w14:textId="77777777"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Diputado Federal Marco Gómez Alcantar VERDE</w:t>
      </w:r>
      <w:r w:rsidRPr="001D26F9">
        <w:rPr>
          <w:rFonts w:ascii="Times New Roman" w:hAnsi="Times New Roman" w:cs="Times New Roman"/>
          <w:sz w:val="24"/>
          <w:szCs w:val="24"/>
        </w:rPr>
        <w:t xml:space="preserve"> </w:t>
      </w:r>
    </w:p>
    <w:p w14:paraId="69C1FE6E" w14:textId="77777777"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Convénceme de que sí tienes la experiencia para tocar temas más comunes que son los que se tocan en una mesa de consejo. Cuándo se vió y por qué se vió afectada esa legitimidad que se necesita fortalecer.</w:t>
      </w:r>
    </w:p>
    <w:p w14:paraId="47F73FBB" w14:textId="3695914D" w:rsidR="00AF7F84" w:rsidRPr="009137F3" w:rsidRDefault="00B224F5" w:rsidP="00FA5A50">
      <w:pPr>
        <w:jc w:val="both"/>
        <w:rPr>
          <w:rFonts w:ascii="Times New Roman" w:hAnsi="Times New Roman" w:cs="Times New Roman"/>
          <w:b/>
          <w:bCs/>
          <w:sz w:val="24"/>
          <w:szCs w:val="24"/>
        </w:rPr>
      </w:pPr>
      <w:r w:rsidRPr="009137F3">
        <w:rPr>
          <w:rFonts w:ascii="Times New Roman" w:hAnsi="Times New Roman" w:cs="Times New Roman"/>
          <w:b/>
          <w:bCs/>
          <w:sz w:val="24"/>
          <w:szCs w:val="24"/>
        </w:rPr>
        <w:t>Respuesta:</w:t>
      </w:r>
    </w:p>
    <w:p w14:paraId="14926A46" w14:textId="436EB2A4"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 xml:space="preserve">Diputado Federal Fernando Manzanilla Prieto </w:t>
      </w:r>
      <w:r w:rsidR="00967668">
        <w:rPr>
          <w:rFonts w:ascii="Times New Roman" w:hAnsi="Times New Roman" w:cs="Times New Roman"/>
          <w:b/>
          <w:bCs/>
          <w:sz w:val="24"/>
          <w:szCs w:val="24"/>
        </w:rPr>
        <w:t>PES</w:t>
      </w:r>
      <w:r w:rsidRPr="001D26F9">
        <w:rPr>
          <w:rFonts w:ascii="Times New Roman" w:hAnsi="Times New Roman" w:cs="Times New Roman"/>
          <w:sz w:val="24"/>
          <w:szCs w:val="24"/>
        </w:rPr>
        <w:t xml:space="preserve"> Considerarías alguna reforma política-electoral nueva para los próximos procesos electorales que sigan después de este 2021 y como la endosarías, qué implicaría. Cuál sería tu postura respecto al tema de esta lógica de los gobiernos de coalición y de la segunda vuelta como una opción para mejorar la gobernabilidad en el país.</w:t>
      </w:r>
    </w:p>
    <w:p w14:paraId="3C9975EC" w14:textId="77777777" w:rsidR="00AF7F84" w:rsidRPr="001D26F9" w:rsidRDefault="00B224F5" w:rsidP="00FA5A50">
      <w:pPr>
        <w:jc w:val="both"/>
        <w:rPr>
          <w:rFonts w:ascii="Times New Roman" w:hAnsi="Times New Roman" w:cs="Times New Roman"/>
          <w:sz w:val="24"/>
          <w:szCs w:val="24"/>
        </w:rPr>
      </w:pPr>
      <w:r w:rsidRPr="009137F3">
        <w:rPr>
          <w:rFonts w:ascii="Times New Roman" w:hAnsi="Times New Roman" w:cs="Times New Roman"/>
          <w:b/>
          <w:bCs/>
          <w:sz w:val="24"/>
          <w:szCs w:val="24"/>
        </w:rPr>
        <w:t xml:space="preserve"> Respuesta</w:t>
      </w:r>
      <w:r w:rsidRPr="001D26F9">
        <w:rPr>
          <w:rFonts w:ascii="Times New Roman" w:hAnsi="Times New Roman" w:cs="Times New Roman"/>
          <w:sz w:val="24"/>
          <w:szCs w:val="24"/>
        </w:rPr>
        <w:t>: El INE no es un legislador, tiene que garantizar ser un árbitro de la contienda no debemos atribuirnos facultades que no tenemos, eso es fundamental.</w:t>
      </w:r>
    </w:p>
    <w:p w14:paraId="6B862106" w14:textId="77777777" w:rsidR="00AF7F84" w:rsidRPr="001D26F9" w:rsidRDefault="00B224F5" w:rsidP="00FA5A50">
      <w:pPr>
        <w:jc w:val="both"/>
        <w:rPr>
          <w:rFonts w:ascii="Times New Roman" w:hAnsi="Times New Roman" w:cs="Times New Roman"/>
          <w:sz w:val="24"/>
          <w:szCs w:val="24"/>
        </w:rPr>
      </w:pPr>
      <w:r w:rsidRPr="001D26F9">
        <w:rPr>
          <w:rFonts w:ascii="Times New Roman" w:hAnsi="Times New Roman" w:cs="Times New Roman"/>
          <w:b/>
          <w:bCs/>
          <w:sz w:val="24"/>
          <w:szCs w:val="24"/>
        </w:rPr>
        <w:t>Diputado Tonatiuh Bravo Padilla Movimiento Ciudadano Coordinador Parlamentario</w:t>
      </w:r>
      <w:r w:rsidRPr="001D26F9">
        <w:rPr>
          <w:rFonts w:ascii="Times New Roman" w:hAnsi="Times New Roman" w:cs="Times New Roman"/>
          <w:sz w:val="24"/>
          <w:szCs w:val="24"/>
        </w:rPr>
        <w:t xml:space="preserve"> </w:t>
      </w:r>
    </w:p>
    <w:p w14:paraId="0835CD3D" w14:textId="77777777" w:rsidR="009137F3"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Cuáles son sus propuestas para el financiamiento electoral de los partidos políticos y el equilibrio con el INE y los órganos jurisdiccionales. Qué propone en materia de equidad. Qué piensa usted de la controversia institucional que puso el INE con el tema de los sueldos; la abala, está de acuerdo o se considera contrario a ello. Qué considera usted respecto de la prórroga del mandato constitucional en caso de la pandemia. Respuesta: Para lograr realmente la austeridad se tiene que partir de la estructura misma del instituto y los tabuladores. los funcionarios públicos no deben de ganar más de lo que gana el presidente de la república. </w:t>
      </w:r>
    </w:p>
    <w:p w14:paraId="4D840FAA" w14:textId="471E7D4E" w:rsidR="009137F3" w:rsidRDefault="00B224F5" w:rsidP="00FA5A50">
      <w:pPr>
        <w:jc w:val="both"/>
        <w:rPr>
          <w:rFonts w:ascii="Times New Roman" w:hAnsi="Times New Roman" w:cs="Times New Roman"/>
          <w:sz w:val="24"/>
          <w:szCs w:val="24"/>
        </w:rPr>
      </w:pPr>
      <w:r w:rsidRPr="009137F3">
        <w:rPr>
          <w:rFonts w:ascii="Times New Roman" w:hAnsi="Times New Roman" w:cs="Times New Roman"/>
          <w:b/>
          <w:bCs/>
          <w:sz w:val="24"/>
          <w:szCs w:val="24"/>
        </w:rPr>
        <w:t>Diputado Reginaldo Sandoval flores Coordinador Parlamentario PT</w:t>
      </w:r>
      <w:r w:rsidRPr="001D26F9">
        <w:rPr>
          <w:rFonts w:ascii="Times New Roman" w:hAnsi="Times New Roman" w:cs="Times New Roman"/>
          <w:sz w:val="24"/>
          <w:szCs w:val="24"/>
        </w:rPr>
        <w:t xml:space="preserve"> </w:t>
      </w:r>
    </w:p>
    <w:p w14:paraId="77BA04B5" w14:textId="6D9871E5" w:rsidR="009137F3" w:rsidRPr="009137F3" w:rsidRDefault="009137F3" w:rsidP="00FA5A50">
      <w:pPr>
        <w:jc w:val="both"/>
        <w:rPr>
          <w:rFonts w:ascii="Times New Roman" w:hAnsi="Times New Roman" w:cs="Times New Roman"/>
          <w:sz w:val="24"/>
          <w:szCs w:val="24"/>
        </w:rPr>
      </w:pPr>
      <w:r>
        <w:rPr>
          <w:rFonts w:ascii="Times New Roman" w:hAnsi="Times New Roman" w:cs="Times New Roman"/>
          <w:sz w:val="24"/>
          <w:szCs w:val="24"/>
        </w:rPr>
        <w:t xml:space="preserve">Sin preguntas </w:t>
      </w:r>
    </w:p>
    <w:p w14:paraId="7C7B922C" w14:textId="77777777" w:rsidR="008F05B4" w:rsidRDefault="00B224F5" w:rsidP="00FA5A50">
      <w:pPr>
        <w:jc w:val="both"/>
        <w:rPr>
          <w:rFonts w:ascii="Times New Roman" w:hAnsi="Times New Roman" w:cs="Times New Roman"/>
          <w:b/>
          <w:bCs/>
          <w:sz w:val="24"/>
          <w:szCs w:val="24"/>
        </w:rPr>
      </w:pPr>
      <w:r w:rsidRPr="009137F3">
        <w:rPr>
          <w:rFonts w:ascii="Times New Roman" w:hAnsi="Times New Roman" w:cs="Times New Roman"/>
          <w:b/>
          <w:bCs/>
          <w:sz w:val="24"/>
          <w:szCs w:val="24"/>
        </w:rPr>
        <w:lastRenderedPageBreak/>
        <w:t xml:space="preserve">Diputado Federal Ernesto Nemer Álvarez PRI </w:t>
      </w:r>
    </w:p>
    <w:p w14:paraId="3FFF1845" w14:textId="77777777" w:rsidR="008F05B4"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Para usted, Cuál es el mejor esquema de distribución de competencias en materia electoral para nuestro país. Cuál debe ser el involucramiento del INE en los organismos públicos locales. Que propone para fortalecer las atribuciones de los organismos electorales locales. </w:t>
      </w:r>
      <w:r w:rsidRPr="008F05B4">
        <w:rPr>
          <w:rFonts w:ascii="Times New Roman" w:hAnsi="Times New Roman" w:cs="Times New Roman"/>
          <w:b/>
          <w:bCs/>
          <w:sz w:val="24"/>
          <w:szCs w:val="24"/>
        </w:rPr>
        <w:t>Respuesta:</w:t>
      </w:r>
      <w:r w:rsidRPr="001D26F9">
        <w:rPr>
          <w:rFonts w:ascii="Times New Roman" w:hAnsi="Times New Roman" w:cs="Times New Roman"/>
          <w:sz w:val="24"/>
          <w:szCs w:val="24"/>
        </w:rPr>
        <w:t xml:space="preserve"> </w:t>
      </w:r>
    </w:p>
    <w:p w14:paraId="603F3822" w14:textId="77777777" w:rsidR="008F05B4" w:rsidRDefault="00B224F5" w:rsidP="00FA5A50">
      <w:pPr>
        <w:jc w:val="both"/>
        <w:rPr>
          <w:rFonts w:ascii="Times New Roman" w:hAnsi="Times New Roman" w:cs="Times New Roman"/>
          <w:sz w:val="24"/>
          <w:szCs w:val="24"/>
        </w:rPr>
      </w:pPr>
      <w:r w:rsidRPr="008F05B4">
        <w:rPr>
          <w:rFonts w:ascii="Times New Roman" w:hAnsi="Times New Roman" w:cs="Times New Roman"/>
          <w:b/>
          <w:bCs/>
          <w:sz w:val="24"/>
          <w:szCs w:val="24"/>
        </w:rPr>
        <w:t>Diputado Federal Jorge Romero Herrera PAN</w:t>
      </w:r>
      <w:r w:rsidRPr="001D26F9">
        <w:rPr>
          <w:rFonts w:ascii="Times New Roman" w:hAnsi="Times New Roman" w:cs="Times New Roman"/>
          <w:sz w:val="24"/>
          <w:szCs w:val="24"/>
        </w:rPr>
        <w:t xml:space="preserve"> </w:t>
      </w:r>
    </w:p>
    <w:p w14:paraId="21632142" w14:textId="77777777" w:rsidR="008F05B4"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Respecto a lo que estabas comentando como propones que debería el INE resolver el tema de la pandemia para mantener una elección constitucional. </w:t>
      </w:r>
    </w:p>
    <w:p w14:paraId="54D49672" w14:textId="77777777" w:rsidR="008F05B4" w:rsidRDefault="00B224F5" w:rsidP="00FA5A50">
      <w:pPr>
        <w:jc w:val="both"/>
        <w:rPr>
          <w:rFonts w:ascii="Times New Roman" w:hAnsi="Times New Roman" w:cs="Times New Roman"/>
          <w:sz w:val="24"/>
          <w:szCs w:val="24"/>
        </w:rPr>
      </w:pPr>
      <w:r w:rsidRPr="008F05B4">
        <w:rPr>
          <w:rFonts w:ascii="Times New Roman" w:hAnsi="Times New Roman" w:cs="Times New Roman"/>
          <w:b/>
          <w:bCs/>
          <w:sz w:val="24"/>
          <w:szCs w:val="24"/>
        </w:rPr>
        <w:t>Respuesta</w:t>
      </w:r>
      <w:r w:rsidRPr="001D26F9">
        <w:rPr>
          <w:rFonts w:ascii="Times New Roman" w:hAnsi="Times New Roman" w:cs="Times New Roman"/>
          <w:sz w:val="24"/>
          <w:szCs w:val="24"/>
        </w:rPr>
        <w:t xml:space="preserve">: Hoy en día existen protocolos internacionales sobre cómo llevar a cabo elecciones en medio de la pandemia no se puede prorrogar esas elecciones más allá del término constitucional porque eso más allá de las elecciones del 2021 nos implicaría problemas fundamentales que no podemos permitir, el INE es capaz de organizar las incluso en situaciones difíciles, hay que usar las herramientas que tenemos y tener la coordinación fundamental con la secretaría de salubridad, y esa parte del conocimiento técnico es lo que le garantiza a la ciudadanía calidad democrática. </w:t>
      </w:r>
    </w:p>
    <w:p w14:paraId="5FAA962E" w14:textId="77777777" w:rsidR="008F05B4" w:rsidRDefault="00B224F5" w:rsidP="00FA5A50">
      <w:pPr>
        <w:jc w:val="both"/>
        <w:rPr>
          <w:rFonts w:ascii="Times New Roman" w:hAnsi="Times New Roman" w:cs="Times New Roman"/>
          <w:sz w:val="24"/>
          <w:szCs w:val="24"/>
        </w:rPr>
      </w:pPr>
      <w:r w:rsidRPr="008F05B4">
        <w:rPr>
          <w:rFonts w:ascii="Times New Roman" w:hAnsi="Times New Roman" w:cs="Times New Roman"/>
          <w:b/>
          <w:bCs/>
          <w:sz w:val="24"/>
          <w:szCs w:val="24"/>
        </w:rPr>
        <w:t>Diputado Federal Alejandro Viedma Velázquez MORENA</w:t>
      </w:r>
      <w:r w:rsidRPr="001D26F9">
        <w:rPr>
          <w:rFonts w:ascii="Times New Roman" w:hAnsi="Times New Roman" w:cs="Times New Roman"/>
          <w:sz w:val="24"/>
          <w:szCs w:val="24"/>
        </w:rPr>
        <w:t xml:space="preserve"> </w:t>
      </w:r>
    </w:p>
    <w:p w14:paraId="56EAC1FF" w14:textId="293E47F5" w:rsidR="008F05B4" w:rsidRDefault="00B224F5" w:rsidP="00FA5A50">
      <w:pPr>
        <w:jc w:val="both"/>
        <w:rPr>
          <w:rFonts w:ascii="Times New Roman" w:hAnsi="Times New Roman" w:cs="Times New Roman"/>
          <w:sz w:val="24"/>
          <w:szCs w:val="24"/>
        </w:rPr>
      </w:pPr>
      <w:r w:rsidRPr="001D26F9">
        <w:rPr>
          <w:rFonts w:ascii="Times New Roman" w:hAnsi="Times New Roman" w:cs="Times New Roman"/>
          <w:sz w:val="24"/>
          <w:szCs w:val="24"/>
        </w:rPr>
        <w:t xml:space="preserve">Qué propondría para pasar de un país de electores a uno de ciudadanos y ciudadanas dado que la educación cívica es responsabilidad del INE. Dónde considera usted que se puede recortar gastos operativos en años donde no hay elecciones </w:t>
      </w:r>
      <w:r w:rsidR="008F05B4" w:rsidRPr="001D26F9">
        <w:rPr>
          <w:rFonts w:ascii="Times New Roman" w:hAnsi="Times New Roman" w:cs="Times New Roman"/>
          <w:sz w:val="24"/>
          <w:szCs w:val="24"/>
        </w:rPr>
        <w:t>federales,</w:t>
      </w:r>
      <w:r w:rsidRPr="001D26F9">
        <w:rPr>
          <w:rFonts w:ascii="Times New Roman" w:hAnsi="Times New Roman" w:cs="Times New Roman"/>
          <w:sz w:val="24"/>
          <w:szCs w:val="24"/>
        </w:rPr>
        <w:t xml:space="preserve"> pero también en años donde sí hay elecciones. En su opinión, existe algún único guardián de las elecciones o en todo caso quiénes podrían ser los guardianes de las elecciones. </w:t>
      </w:r>
    </w:p>
    <w:p w14:paraId="72E16DEB" w14:textId="2E503AC1" w:rsidR="000A51CC" w:rsidRPr="001D26F9" w:rsidRDefault="00B224F5" w:rsidP="00FA5A50">
      <w:pPr>
        <w:jc w:val="both"/>
        <w:rPr>
          <w:rFonts w:ascii="Times New Roman" w:hAnsi="Times New Roman" w:cs="Times New Roman"/>
          <w:sz w:val="24"/>
          <w:szCs w:val="24"/>
        </w:rPr>
      </w:pPr>
      <w:r w:rsidRPr="008F05B4">
        <w:rPr>
          <w:rFonts w:ascii="Times New Roman" w:hAnsi="Times New Roman" w:cs="Times New Roman"/>
          <w:b/>
          <w:bCs/>
          <w:sz w:val="24"/>
          <w:szCs w:val="24"/>
        </w:rPr>
        <w:t>Respuesta</w:t>
      </w:r>
      <w:r w:rsidRPr="001D26F9">
        <w:rPr>
          <w:rFonts w:ascii="Times New Roman" w:hAnsi="Times New Roman" w:cs="Times New Roman"/>
          <w:sz w:val="24"/>
          <w:szCs w:val="24"/>
        </w:rPr>
        <w:t>: La educación pública tiene que estar en las escuelas, es ahí, en esa formación en dónde se pueden forjar los ciudadanos que pueden demandar elecciones más libres y equitativas. Se va a tener que gastar en todo un problema de sanitización y garantizar el derecho a la salud de las personas garantizando también el derecho a la participación electoral.</w:t>
      </w:r>
    </w:p>
    <w:p w14:paraId="4D42CCE7" w14:textId="77777777" w:rsidR="000A51CC" w:rsidRPr="001D26F9" w:rsidRDefault="000A51CC" w:rsidP="00FA5A50">
      <w:pPr>
        <w:jc w:val="both"/>
        <w:rPr>
          <w:rFonts w:ascii="Times New Roman" w:hAnsi="Times New Roman" w:cs="Times New Roman"/>
          <w:sz w:val="24"/>
          <w:szCs w:val="24"/>
        </w:rPr>
      </w:pPr>
    </w:p>
    <w:bookmarkEnd w:id="22"/>
    <w:p w14:paraId="0FC4C086" w14:textId="3C9856D0" w:rsidR="000A51CC" w:rsidRDefault="000A51CC" w:rsidP="00FA5A50">
      <w:pPr>
        <w:jc w:val="both"/>
        <w:rPr>
          <w:rFonts w:ascii="Times New Roman" w:hAnsi="Times New Roman" w:cs="Times New Roman"/>
          <w:sz w:val="24"/>
          <w:szCs w:val="24"/>
        </w:rPr>
      </w:pPr>
    </w:p>
    <w:p w14:paraId="3B473145" w14:textId="5DCDA463" w:rsidR="00B43F3B" w:rsidRDefault="00B43F3B" w:rsidP="00FA5A50">
      <w:pPr>
        <w:jc w:val="both"/>
        <w:rPr>
          <w:rFonts w:ascii="Times New Roman" w:hAnsi="Times New Roman" w:cs="Times New Roman"/>
          <w:sz w:val="24"/>
          <w:szCs w:val="24"/>
        </w:rPr>
      </w:pPr>
    </w:p>
    <w:p w14:paraId="35283FFC" w14:textId="642B6E1A" w:rsidR="002501E3" w:rsidRDefault="002501E3" w:rsidP="00FA5A50">
      <w:pPr>
        <w:jc w:val="both"/>
        <w:rPr>
          <w:rFonts w:ascii="Times New Roman" w:hAnsi="Times New Roman" w:cs="Times New Roman"/>
          <w:sz w:val="24"/>
          <w:szCs w:val="24"/>
        </w:rPr>
      </w:pPr>
    </w:p>
    <w:p w14:paraId="712BC731" w14:textId="37858449" w:rsidR="002501E3" w:rsidRDefault="002501E3" w:rsidP="00FA5A50">
      <w:pPr>
        <w:jc w:val="both"/>
        <w:rPr>
          <w:rFonts w:ascii="Times New Roman" w:hAnsi="Times New Roman" w:cs="Times New Roman"/>
          <w:sz w:val="24"/>
          <w:szCs w:val="24"/>
        </w:rPr>
      </w:pPr>
    </w:p>
    <w:p w14:paraId="1830A423" w14:textId="1D158E5C" w:rsidR="002501E3" w:rsidRDefault="002501E3" w:rsidP="00FA5A50">
      <w:pPr>
        <w:jc w:val="both"/>
        <w:rPr>
          <w:rFonts w:ascii="Times New Roman" w:hAnsi="Times New Roman" w:cs="Times New Roman"/>
          <w:sz w:val="24"/>
          <w:szCs w:val="24"/>
        </w:rPr>
      </w:pPr>
    </w:p>
    <w:p w14:paraId="5F032960" w14:textId="17572C6E" w:rsidR="002501E3" w:rsidRDefault="002501E3" w:rsidP="00FA5A50">
      <w:pPr>
        <w:jc w:val="both"/>
        <w:rPr>
          <w:rFonts w:ascii="Times New Roman" w:hAnsi="Times New Roman" w:cs="Times New Roman"/>
          <w:sz w:val="24"/>
          <w:szCs w:val="24"/>
        </w:rPr>
      </w:pPr>
    </w:p>
    <w:p w14:paraId="065048AA" w14:textId="77777777" w:rsidR="002501E3" w:rsidRDefault="002501E3" w:rsidP="00FA5A50">
      <w:pPr>
        <w:jc w:val="both"/>
        <w:rPr>
          <w:rFonts w:ascii="Times New Roman" w:hAnsi="Times New Roman" w:cs="Times New Roman"/>
          <w:sz w:val="24"/>
          <w:szCs w:val="24"/>
        </w:rPr>
      </w:pPr>
    </w:p>
    <w:p w14:paraId="0BD46A35" w14:textId="319DCD77" w:rsidR="00B43F3B" w:rsidRDefault="00B43F3B" w:rsidP="00FA5A50">
      <w:pPr>
        <w:jc w:val="both"/>
        <w:rPr>
          <w:rFonts w:ascii="Times New Roman" w:hAnsi="Times New Roman" w:cs="Times New Roman"/>
          <w:sz w:val="24"/>
          <w:szCs w:val="24"/>
        </w:rPr>
      </w:pPr>
    </w:p>
    <w:p w14:paraId="0DE00B73" w14:textId="6723FD9C" w:rsidR="00B93AEF" w:rsidRDefault="00B93AEF" w:rsidP="00FA5A50">
      <w:pPr>
        <w:jc w:val="both"/>
        <w:rPr>
          <w:rFonts w:ascii="Times New Roman" w:hAnsi="Times New Roman" w:cs="Times New Roman"/>
          <w:sz w:val="24"/>
          <w:szCs w:val="24"/>
        </w:rPr>
      </w:pPr>
    </w:p>
    <w:p w14:paraId="6AC54AC5" w14:textId="2DD2667F" w:rsidR="00B93AEF" w:rsidRDefault="00B93AEF" w:rsidP="00FA5A50">
      <w:pPr>
        <w:jc w:val="both"/>
        <w:rPr>
          <w:rFonts w:ascii="Times New Roman" w:hAnsi="Times New Roman" w:cs="Times New Roman"/>
          <w:sz w:val="24"/>
          <w:szCs w:val="24"/>
        </w:rPr>
      </w:pPr>
    </w:p>
    <w:p w14:paraId="7BB2E495" w14:textId="18F82F27" w:rsidR="00B93AEF" w:rsidRDefault="00B93AEF" w:rsidP="00FA5A50">
      <w:pPr>
        <w:jc w:val="both"/>
        <w:rPr>
          <w:rFonts w:ascii="Times New Roman" w:hAnsi="Times New Roman" w:cs="Times New Roman"/>
          <w:sz w:val="24"/>
          <w:szCs w:val="24"/>
        </w:rPr>
      </w:pPr>
    </w:p>
    <w:p w14:paraId="0435AAF0" w14:textId="19EB5C68" w:rsidR="00B93AEF" w:rsidRDefault="00B93AEF" w:rsidP="00FA5A50">
      <w:pPr>
        <w:jc w:val="both"/>
        <w:rPr>
          <w:rFonts w:ascii="Times New Roman" w:hAnsi="Times New Roman" w:cs="Times New Roman"/>
          <w:sz w:val="24"/>
          <w:szCs w:val="24"/>
        </w:rPr>
      </w:pPr>
    </w:p>
    <w:p w14:paraId="7544C37E" w14:textId="6A0C9E13" w:rsidR="00B93AEF" w:rsidRDefault="00B93AEF" w:rsidP="00FA5A50">
      <w:pPr>
        <w:jc w:val="both"/>
        <w:rPr>
          <w:rFonts w:ascii="Times New Roman" w:hAnsi="Times New Roman" w:cs="Times New Roman"/>
          <w:sz w:val="24"/>
          <w:szCs w:val="24"/>
        </w:rPr>
      </w:pPr>
    </w:p>
    <w:p w14:paraId="01192EED" w14:textId="3E29DC6A" w:rsidR="00B93AEF" w:rsidRDefault="00B93AEF" w:rsidP="00FA5A50">
      <w:pPr>
        <w:jc w:val="both"/>
        <w:rPr>
          <w:rFonts w:ascii="Times New Roman" w:hAnsi="Times New Roman" w:cs="Times New Roman"/>
          <w:sz w:val="24"/>
          <w:szCs w:val="24"/>
        </w:rPr>
      </w:pPr>
    </w:p>
    <w:p w14:paraId="66F9AFB0" w14:textId="51CE5320" w:rsidR="00B93AEF" w:rsidRDefault="005E46FF" w:rsidP="00FA5A50">
      <w:pPr>
        <w:jc w:val="both"/>
        <w:rPr>
          <w:rFonts w:ascii="Times New Roman" w:hAnsi="Times New Roman" w:cs="Times New Roman"/>
          <w:sz w:val="24"/>
          <w:szCs w:val="24"/>
        </w:rPr>
      </w:pPr>
      <w:r w:rsidRPr="005E46FF">
        <w:rPr>
          <w:rFonts w:ascii="Times New Roman" w:hAnsi="Times New Roman" w:cs="Times New Roman"/>
          <w:noProof/>
          <w:sz w:val="24"/>
          <w:szCs w:val="24"/>
        </w:rPr>
        <w:drawing>
          <wp:anchor distT="0" distB="0" distL="114300" distR="114300" simplePos="0" relativeHeight="251677696" behindDoc="0" locked="0" layoutInCell="1" allowOverlap="1" wp14:anchorId="7357D9E0" wp14:editId="7ECD4673">
            <wp:simplePos x="1085850" y="2647950"/>
            <wp:positionH relativeFrom="margin">
              <wp:align>center</wp:align>
            </wp:positionH>
            <wp:positionV relativeFrom="margin">
              <wp:align>top</wp:align>
            </wp:positionV>
            <wp:extent cx="2410198" cy="2410198"/>
            <wp:effectExtent l="0" t="0" r="9525" b="9525"/>
            <wp:wrapSquare wrapText="bothSides"/>
            <wp:docPr id="7174" name="Picture 6" descr="Quién es Eunice Rendón, exsecretaria adjunta del SESNSP?, El Siglo ...">
              <a:extLst xmlns:a="http://schemas.openxmlformats.org/drawingml/2006/main">
                <a:ext uri="{FF2B5EF4-FFF2-40B4-BE49-F238E27FC236}">
                  <a16:creationId xmlns:a16="http://schemas.microsoft.com/office/drawing/2014/main" id="{BFB83101-AF0F-47B5-B297-48ED6C84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descr="Quién es Eunice Rendón, exsecretaria adjunta del SESNSP?, El Siglo ...">
                      <a:extLst>
                        <a:ext uri="{FF2B5EF4-FFF2-40B4-BE49-F238E27FC236}">
                          <a16:creationId xmlns:a16="http://schemas.microsoft.com/office/drawing/2014/main" id="{BFB83101-AF0F-47B5-B297-48ED6C842B89}"/>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000"/>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1136C541" w14:textId="7D3A0A7A" w:rsidR="00B93AEF" w:rsidRDefault="00B93AEF" w:rsidP="00FA5A50">
      <w:pPr>
        <w:jc w:val="both"/>
        <w:rPr>
          <w:rFonts w:ascii="Times New Roman" w:hAnsi="Times New Roman" w:cs="Times New Roman"/>
          <w:sz w:val="24"/>
          <w:szCs w:val="24"/>
        </w:rPr>
      </w:pPr>
    </w:p>
    <w:p w14:paraId="36B0EF8B" w14:textId="77777777" w:rsidR="00B93AEF" w:rsidRDefault="00B93AEF" w:rsidP="00FA5A50">
      <w:pPr>
        <w:jc w:val="both"/>
        <w:rPr>
          <w:rFonts w:ascii="Times New Roman" w:hAnsi="Times New Roman" w:cs="Times New Roman"/>
          <w:sz w:val="24"/>
          <w:szCs w:val="24"/>
        </w:rPr>
      </w:pPr>
    </w:p>
    <w:p w14:paraId="7EC1509D" w14:textId="77777777" w:rsidR="00B43F3B" w:rsidRPr="001D26F9" w:rsidRDefault="00B43F3B" w:rsidP="00FA5A50">
      <w:pPr>
        <w:jc w:val="both"/>
        <w:rPr>
          <w:rFonts w:ascii="Times New Roman" w:hAnsi="Times New Roman" w:cs="Times New Roman"/>
          <w:sz w:val="24"/>
          <w:szCs w:val="24"/>
        </w:rPr>
      </w:pPr>
    </w:p>
    <w:p w14:paraId="209B9B2A" w14:textId="4584E0A3" w:rsidR="009F2357" w:rsidRPr="001D26F9" w:rsidRDefault="009F2357" w:rsidP="005E46FF">
      <w:pPr>
        <w:pStyle w:val="Ttulo2"/>
        <w:jc w:val="center"/>
        <w:rPr>
          <w:rFonts w:ascii="Times New Roman" w:hAnsi="Times New Roman" w:cs="Times New Roman"/>
          <w:sz w:val="24"/>
          <w:szCs w:val="24"/>
        </w:rPr>
      </w:pPr>
      <w:bookmarkStart w:id="25" w:name="_Toc46286633"/>
      <w:r w:rsidRPr="001D26F9">
        <w:rPr>
          <w:rFonts w:ascii="Times New Roman" w:hAnsi="Times New Roman" w:cs="Times New Roman"/>
          <w:sz w:val="24"/>
          <w:szCs w:val="24"/>
        </w:rPr>
        <w:t>Alma Eunice Rendón Cárdenas</w:t>
      </w:r>
      <w:bookmarkEnd w:id="25"/>
    </w:p>
    <w:p w14:paraId="1BB74A2E" w14:textId="181CA733" w:rsidR="009F2357" w:rsidRDefault="009F2357"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Trayectoria</w:t>
      </w:r>
    </w:p>
    <w:p w14:paraId="1E47191C" w14:textId="73B7278E" w:rsidR="00D73810" w:rsidRPr="001D26F9" w:rsidRDefault="00D73810" w:rsidP="00D73810">
      <w:pPr>
        <w:jc w:val="both"/>
        <w:rPr>
          <w:rFonts w:ascii="Times New Roman" w:hAnsi="Times New Roman" w:cs="Times New Roman"/>
          <w:sz w:val="24"/>
          <w:szCs w:val="24"/>
          <w:lang w:eastAsia="es-MX"/>
        </w:rPr>
      </w:pPr>
      <w:r w:rsidRPr="00D73810">
        <w:rPr>
          <w:rFonts w:ascii="Times New Roman" w:hAnsi="Times New Roman" w:cs="Times New Roman"/>
          <w:sz w:val="24"/>
          <w:szCs w:val="24"/>
          <w:lang w:eastAsia="es-MX"/>
        </w:rPr>
        <w:t>Doctora y maestra en Sociología Política y Políticas Públicas, por el Instituto de Estudios</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Políticos de París</w:t>
      </w:r>
      <w:r>
        <w:rPr>
          <w:rFonts w:ascii="Times New Roman" w:hAnsi="Times New Roman" w:cs="Times New Roman"/>
          <w:sz w:val="24"/>
          <w:szCs w:val="24"/>
          <w:lang w:eastAsia="es-MX"/>
        </w:rPr>
        <w:t>,</w:t>
      </w:r>
      <w:r w:rsidRPr="00D73810">
        <w:t xml:space="preserve"> </w:t>
      </w:r>
      <w:r w:rsidRPr="00D73810">
        <w:rPr>
          <w:rFonts w:ascii="Times New Roman" w:hAnsi="Times New Roman" w:cs="Times New Roman"/>
          <w:sz w:val="24"/>
          <w:szCs w:val="24"/>
          <w:lang w:eastAsia="es-MX"/>
        </w:rPr>
        <w:t>con estudios de posgrado en Ética Médica y Psicosocial en la</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Universidad de Chile</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Es investigadora, nivel I, del Sistema Nacional de Investigadores del</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CONACYT, así como experta en prevención de violencia, salud pública y prevención de</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adicciones, bioética, seguridad ciudadana y estrategias de reactivación económica en</w:t>
      </w:r>
      <w:r>
        <w:rPr>
          <w:rFonts w:ascii="Times New Roman" w:hAnsi="Times New Roman" w:cs="Times New Roman"/>
          <w:sz w:val="24"/>
          <w:szCs w:val="24"/>
          <w:lang w:eastAsia="es-MX"/>
        </w:rPr>
        <w:t xml:space="preserve"> </w:t>
      </w:r>
      <w:r w:rsidRPr="00D73810">
        <w:rPr>
          <w:rFonts w:ascii="Times New Roman" w:hAnsi="Times New Roman" w:cs="Times New Roman"/>
          <w:sz w:val="24"/>
          <w:szCs w:val="24"/>
          <w:lang w:eastAsia="es-MX"/>
        </w:rPr>
        <w:t>poblaciones vulnerable</w:t>
      </w:r>
      <w:r w:rsidR="006234C8">
        <w:rPr>
          <w:rFonts w:ascii="Times New Roman" w:hAnsi="Times New Roman" w:cs="Times New Roman"/>
          <w:sz w:val="24"/>
          <w:szCs w:val="24"/>
          <w:lang w:eastAsia="es-MX"/>
        </w:rPr>
        <w:t>s; f</w:t>
      </w:r>
      <w:r w:rsidR="006234C8" w:rsidRPr="006234C8">
        <w:rPr>
          <w:rFonts w:ascii="Times New Roman" w:hAnsi="Times New Roman" w:cs="Times New Roman"/>
          <w:sz w:val="24"/>
          <w:szCs w:val="24"/>
          <w:lang w:eastAsia="es-MX"/>
        </w:rPr>
        <w:t>unge como Directora General de Coordinación Intersecretarial en la Subsecretaría de Prevención y Participación Ciudadana de la Secretaría de Gobernación</w:t>
      </w:r>
      <w:r w:rsidR="00802FB7">
        <w:rPr>
          <w:rFonts w:ascii="Times New Roman" w:hAnsi="Times New Roman" w:cs="Times New Roman"/>
          <w:sz w:val="24"/>
          <w:szCs w:val="24"/>
          <w:lang w:eastAsia="es-MX"/>
        </w:rPr>
        <w:t>, trabajo en la SER.</w:t>
      </w:r>
    </w:p>
    <w:p w14:paraId="61A57CA8" w14:textId="69CDBF82" w:rsidR="009F2357" w:rsidRDefault="009F2357" w:rsidP="00FA5A50">
      <w:pPr>
        <w:jc w:val="both"/>
        <w:rPr>
          <w:rFonts w:ascii="Times New Roman" w:hAnsi="Times New Roman" w:cs="Times New Roman"/>
          <w:sz w:val="24"/>
          <w:szCs w:val="24"/>
          <w:lang w:eastAsia="es-MX"/>
        </w:rPr>
      </w:pPr>
      <w:r w:rsidRPr="001D26F9">
        <w:rPr>
          <w:rFonts w:ascii="Times New Roman" w:hAnsi="Times New Roman" w:cs="Times New Roman"/>
          <w:sz w:val="24"/>
          <w:szCs w:val="24"/>
          <w:lang w:eastAsia="es-MX"/>
        </w:rPr>
        <w:t xml:space="preserve">Visión del INE </w:t>
      </w:r>
    </w:p>
    <w:p w14:paraId="1538CDF3" w14:textId="2EFC82CB" w:rsidR="006234C8" w:rsidRPr="001D26F9" w:rsidRDefault="006234C8" w:rsidP="00FA5A50">
      <w:pPr>
        <w:jc w:val="both"/>
        <w:rPr>
          <w:rFonts w:ascii="Times New Roman" w:hAnsi="Times New Roman" w:cs="Times New Roman"/>
          <w:sz w:val="24"/>
          <w:szCs w:val="24"/>
          <w:lang w:eastAsia="es-MX"/>
        </w:rPr>
      </w:pPr>
      <w:r w:rsidRPr="006234C8">
        <w:rPr>
          <w:rFonts w:ascii="Times New Roman" w:hAnsi="Times New Roman" w:cs="Times New Roman"/>
          <w:sz w:val="24"/>
          <w:szCs w:val="24"/>
          <w:lang w:eastAsia="es-MX"/>
        </w:rPr>
        <w:t>Cre</w:t>
      </w:r>
      <w:r>
        <w:rPr>
          <w:rFonts w:ascii="Times New Roman" w:hAnsi="Times New Roman" w:cs="Times New Roman"/>
          <w:sz w:val="24"/>
          <w:szCs w:val="24"/>
          <w:lang w:eastAsia="es-MX"/>
        </w:rPr>
        <w:t>e</w:t>
      </w:r>
      <w:r w:rsidRPr="006234C8">
        <w:rPr>
          <w:rFonts w:ascii="Times New Roman" w:hAnsi="Times New Roman" w:cs="Times New Roman"/>
          <w:sz w:val="24"/>
          <w:szCs w:val="24"/>
          <w:lang w:eastAsia="es-MX"/>
        </w:rPr>
        <w:t xml:space="preserve"> que uno de los retos más importantes del INE es la confianza y cercanía que tiene que tener con los ciudadanos, y en datos en  México sólo el 38% de los mexicanos ve a la democracia de gobierno adecuada y únicamente el 18% según el latinobarómetro esta satisfecho con esta forma, entonces la problemática radica en la lejanía y desconfianza que ven los mexicanos con estas instituciones.</w:t>
      </w:r>
      <w:r w:rsidR="00802FB7">
        <w:rPr>
          <w:rFonts w:ascii="Times New Roman" w:hAnsi="Times New Roman" w:cs="Times New Roman"/>
          <w:sz w:val="24"/>
          <w:szCs w:val="24"/>
          <w:lang w:eastAsia="es-MX"/>
        </w:rPr>
        <w:t xml:space="preserve"> Propone innovación, </w:t>
      </w:r>
    </w:p>
    <w:p w14:paraId="24AC30D8" w14:textId="77777777" w:rsidR="009F2357" w:rsidRPr="001D26F9" w:rsidRDefault="009F2357" w:rsidP="00FA5A50">
      <w:pPr>
        <w:jc w:val="both"/>
        <w:rPr>
          <w:rFonts w:ascii="Times New Roman" w:hAnsi="Times New Roman" w:cs="Times New Roman"/>
          <w:sz w:val="24"/>
          <w:szCs w:val="24"/>
          <w:lang w:eastAsia="es-MX"/>
        </w:rPr>
      </w:pPr>
    </w:p>
    <w:p w14:paraId="7CDA92F3" w14:textId="77777777" w:rsidR="009F2357" w:rsidRPr="001D26F9" w:rsidRDefault="009F2357" w:rsidP="00FA5A50">
      <w:pPr>
        <w:jc w:val="both"/>
        <w:rPr>
          <w:rFonts w:ascii="Times New Roman" w:hAnsi="Times New Roman" w:cs="Times New Roman"/>
          <w:sz w:val="24"/>
          <w:szCs w:val="24"/>
          <w:lang w:eastAsia="es-MX"/>
        </w:rPr>
      </w:pPr>
      <w:r w:rsidRPr="001D26F9">
        <w:rPr>
          <w:rFonts w:ascii="Times New Roman" w:hAnsi="Times New Roman" w:cs="Times New Roman"/>
          <w:b/>
          <w:bCs/>
          <w:sz w:val="24"/>
          <w:szCs w:val="24"/>
          <w:lang w:eastAsia="es-MX"/>
        </w:rPr>
        <w:t xml:space="preserve">Preguntas </w:t>
      </w:r>
    </w:p>
    <w:p w14:paraId="6844753A" w14:textId="28327193" w:rsidR="009F2357" w:rsidRDefault="009F235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Diputada Verónica Juárez Piña PRD  Coordinadora Parlamentaria</w:t>
      </w:r>
    </w:p>
    <w:p w14:paraId="323BE759" w14:textId="66126C87" w:rsidR="00802FB7" w:rsidRPr="00802FB7" w:rsidRDefault="00B06F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 xml:space="preserve">Pide que diga una opinión para hacer acciones desde el concejo general del INE, para contribuir en la construcción de la paridad no solo en la candidatura en todos los espacios a nivel nacional. Y como prevenir y sancionar el uso de niños en campañas electorales. </w:t>
      </w:r>
    </w:p>
    <w:p w14:paraId="406A402A" w14:textId="77777777" w:rsidR="00D25D9B"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E46E0C">
        <w:rPr>
          <w:rFonts w:ascii="Times New Roman" w:eastAsia="Times New Roman" w:hAnsi="Times New Roman" w:cs="Times New Roman"/>
          <w:b/>
          <w:bCs/>
          <w:i/>
          <w:iCs/>
          <w:color w:val="050505"/>
          <w:sz w:val="24"/>
          <w:szCs w:val="24"/>
          <w:lang w:eastAsia="es-MX"/>
        </w:rPr>
        <w:t xml:space="preserve"> </w:t>
      </w:r>
      <w:r w:rsidR="00E46E0C">
        <w:rPr>
          <w:rFonts w:ascii="Times New Roman" w:eastAsia="Times New Roman" w:hAnsi="Times New Roman" w:cs="Times New Roman"/>
          <w:i/>
          <w:iCs/>
          <w:color w:val="050505"/>
          <w:sz w:val="24"/>
          <w:szCs w:val="24"/>
          <w:lang w:eastAsia="es-MX"/>
        </w:rPr>
        <w:t xml:space="preserve"> hay una avance en el </w:t>
      </w:r>
      <w:r w:rsidR="00D25D9B">
        <w:rPr>
          <w:rFonts w:ascii="Times New Roman" w:eastAsia="Times New Roman" w:hAnsi="Times New Roman" w:cs="Times New Roman"/>
          <w:i/>
          <w:iCs/>
          <w:color w:val="050505"/>
          <w:sz w:val="24"/>
          <w:szCs w:val="24"/>
          <w:lang w:eastAsia="es-MX"/>
        </w:rPr>
        <w:t>término</w:t>
      </w:r>
      <w:r w:rsidR="00E46E0C">
        <w:rPr>
          <w:rFonts w:ascii="Times New Roman" w:eastAsia="Times New Roman" w:hAnsi="Times New Roman" w:cs="Times New Roman"/>
          <w:i/>
          <w:iCs/>
          <w:color w:val="050505"/>
          <w:sz w:val="24"/>
          <w:szCs w:val="24"/>
          <w:lang w:eastAsia="es-MX"/>
        </w:rPr>
        <w:t xml:space="preserve"> de la institución</w:t>
      </w:r>
      <w:r w:rsidR="00D25D9B">
        <w:rPr>
          <w:rFonts w:ascii="Times New Roman" w:eastAsia="Times New Roman" w:hAnsi="Times New Roman" w:cs="Times New Roman"/>
          <w:i/>
          <w:iCs/>
          <w:color w:val="050505"/>
          <w:sz w:val="24"/>
          <w:szCs w:val="24"/>
          <w:lang w:eastAsia="es-MX"/>
        </w:rPr>
        <w:t xml:space="preserve"> p</w:t>
      </w:r>
      <w:r w:rsidR="00D25D9B" w:rsidRPr="00D25D9B">
        <w:rPr>
          <w:rFonts w:ascii="Times New Roman" w:eastAsia="Times New Roman" w:hAnsi="Times New Roman" w:cs="Times New Roman"/>
          <w:i/>
          <w:iCs/>
          <w:color w:val="050505"/>
          <w:sz w:val="24"/>
          <w:szCs w:val="24"/>
          <w:lang w:eastAsia="es-MX"/>
        </w:rPr>
        <w:t xml:space="preserve">ara algunos grupos vulnerados para la paridad, pero el Instituto  tiene que considerar Las especialidades qué a veces no se </w:t>
      </w:r>
      <w:r w:rsidR="00D25D9B" w:rsidRPr="00D25D9B">
        <w:rPr>
          <w:rFonts w:ascii="Times New Roman" w:eastAsia="Times New Roman" w:hAnsi="Times New Roman" w:cs="Times New Roman"/>
          <w:i/>
          <w:iCs/>
          <w:color w:val="050505"/>
          <w:sz w:val="24"/>
          <w:szCs w:val="24"/>
          <w:lang w:eastAsia="es-MX"/>
        </w:rPr>
        <w:lastRenderedPageBreak/>
        <w:t>ven en lo general como las problemáticas de usos y costumbres porque siempre hay un trasfondo cultural u otros.</w:t>
      </w:r>
      <w:r w:rsidR="00D25D9B">
        <w:rPr>
          <w:rFonts w:ascii="Times New Roman" w:eastAsia="Times New Roman" w:hAnsi="Times New Roman" w:cs="Times New Roman"/>
          <w:i/>
          <w:iCs/>
          <w:color w:val="050505"/>
          <w:sz w:val="24"/>
          <w:szCs w:val="24"/>
          <w:lang w:eastAsia="es-MX"/>
        </w:rPr>
        <w:t xml:space="preserve"> Y hay que hacer valer el interés superior de la niñez es ese sentido. </w:t>
      </w:r>
    </w:p>
    <w:p w14:paraId="5B1AD339" w14:textId="4585FDE6" w:rsidR="009F2357" w:rsidRDefault="0083549D"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Marco Gómez Alcantar  Sinaloa 1a. Circunscripcion VERDE </w:t>
      </w:r>
    </w:p>
    <w:p w14:paraId="352F13CE" w14:textId="3C6BC318" w:rsidR="00B06FD1" w:rsidRPr="00B06FD1" w:rsidRDefault="00B06FD1"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El diputado sabe que el uso del voto en el extranjero  tiene una participación mínima, y viendo el curriculum de la aspirante tiene experiencia basta en otras áreas, pero no en la materia electoral, y es algo que tiene mucho peso</w:t>
      </w:r>
      <w:r w:rsidR="00D00CDF">
        <w:rPr>
          <w:rFonts w:ascii="Times New Roman" w:eastAsia="Times New Roman" w:hAnsi="Times New Roman" w:cs="Times New Roman"/>
          <w:color w:val="050505"/>
          <w:sz w:val="24"/>
          <w:szCs w:val="24"/>
          <w:lang w:eastAsia="es-MX"/>
        </w:rPr>
        <w:t xml:space="preserve">; porque se busca la independencia. </w:t>
      </w:r>
    </w:p>
    <w:p w14:paraId="2F2625EC" w14:textId="2CF2F7CF" w:rsidR="009F2357" w:rsidRPr="00D25D9B"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D25D9B">
        <w:rPr>
          <w:rFonts w:ascii="Times New Roman" w:eastAsia="Times New Roman" w:hAnsi="Times New Roman" w:cs="Times New Roman"/>
          <w:b/>
          <w:bCs/>
          <w:color w:val="050505"/>
          <w:sz w:val="24"/>
          <w:szCs w:val="24"/>
          <w:lang w:eastAsia="es-MX"/>
        </w:rPr>
        <w:t xml:space="preserve"> </w:t>
      </w:r>
      <w:r w:rsidR="00D25D9B">
        <w:rPr>
          <w:rFonts w:ascii="Times New Roman" w:eastAsia="Times New Roman" w:hAnsi="Times New Roman" w:cs="Times New Roman"/>
          <w:b/>
          <w:bCs/>
          <w:i/>
          <w:iCs/>
          <w:color w:val="050505"/>
          <w:sz w:val="24"/>
          <w:szCs w:val="24"/>
          <w:lang w:eastAsia="es-MX"/>
        </w:rPr>
        <w:t xml:space="preserve"> </w:t>
      </w:r>
      <w:r w:rsidR="00D25D9B">
        <w:rPr>
          <w:rFonts w:ascii="Times New Roman" w:eastAsia="Times New Roman" w:hAnsi="Times New Roman" w:cs="Times New Roman"/>
          <w:i/>
          <w:iCs/>
          <w:color w:val="050505"/>
          <w:sz w:val="24"/>
          <w:szCs w:val="24"/>
          <w:lang w:eastAsia="es-MX"/>
        </w:rPr>
        <w:t xml:space="preserve"> estoy aquí porque es un órgano colegiado que tiene que ser plural</w:t>
      </w:r>
      <w:r w:rsidR="00353187">
        <w:rPr>
          <w:rFonts w:ascii="Times New Roman" w:eastAsia="Times New Roman" w:hAnsi="Times New Roman" w:cs="Times New Roman"/>
          <w:i/>
          <w:iCs/>
          <w:color w:val="050505"/>
          <w:sz w:val="24"/>
          <w:szCs w:val="24"/>
          <w:lang w:eastAsia="es-MX"/>
        </w:rPr>
        <w:t xml:space="preserve">, y que en algunas cuestiones le ha faltado esa  sensibilidad, y busca  una participación política en todo el territorio nacional. Y no tiene bloques de partido. </w:t>
      </w:r>
    </w:p>
    <w:p w14:paraId="596A40A9" w14:textId="77777777" w:rsidR="00D00CDF" w:rsidRPr="001D26F9" w:rsidRDefault="00D00CDF" w:rsidP="00D00CDF">
      <w:pPr>
        <w:shd w:val="clear" w:color="auto" w:fill="FFFFFF"/>
        <w:tabs>
          <w:tab w:val="left" w:pos="5367"/>
        </w:tabs>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Fernando Manzanilla Prieto PES </w:t>
      </w:r>
    </w:p>
    <w:p w14:paraId="5EC5B72B" w14:textId="25E881BA" w:rsidR="00D00CDF" w:rsidRPr="00D00CDF" w:rsidRDefault="00D00CD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 xml:space="preserve">Señala tristemente que la aspirante no tiene conocimiento en la materia electoral, y cuestiona, cual es la razón por la que entro en la convocatoria. </w:t>
      </w:r>
    </w:p>
    <w:p w14:paraId="6B7F934F" w14:textId="77777777" w:rsidR="009F2357" w:rsidRPr="001D26F9" w:rsidRDefault="009F235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p>
    <w:p w14:paraId="18431CB6" w14:textId="63C592BC" w:rsidR="009F2357" w:rsidRDefault="009F235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Tonatiuh  Bravo Padilla Movimiento Ciudadano Coordinador Parlamentario </w:t>
      </w:r>
    </w:p>
    <w:p w14:paraId="2D9B3228" w14:textId="1E33436C" w:rsidR="00D00CDF" w:rsidRPr="00D00CDF" w:rsidRDefault="00D00CDF"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Cuáles son las propuestas en materia de innovación ciudadana;  cuales son las propuestas en la inclusión de los migrantes mexicanos en el marco electoral</w:t>
      </w:r>
      <w:r w:rsidR="00C04B8D">
        <w:rPr>
          <w:rFonts w:ascii="Times New Roman" w:eastAsia="Times New Roman" w:hAnsi="Times New Roman" w:cs="Times New Roman"/>
          <w:color w:val="050505"/>
          <w:sz w:val="24"/>
          <w:szCs w:val="24"/>
          <w:lang w:eastAsia="es-MX"/>
        </w:rPr>
        <w:t>.</w:t>
      </w:r>
    </w:p>
    <w:p w14:paraId="61B131E1" w14:textId="68ADAEAF" w:rsidR="009F2357" w:rsidRPr="00353187"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353187">
        <w:rPr>
          <w:rFonts w:ascii="Times New Roman" w:eastAsia="Times New Roman" w:hAnsi="Times New Roman" w:cs="Times New Roman"/>
          <w:b/>
          <w:bCs/>
          <w:i/>
          <w:iCs/>
          <w:color w:val="050505"/>
          <w:sz w:val="24"/>
          <w:szCs w:val="24"/>
          <w:lang w:eastAsia="es-MX"/>
        </w:rPr>
        <w:t xml:space="preserve"> </w:t>
      </w:r>
      <w:r w:rsidR="00353187">
        <w:rPr>
          <w:rFonts w:ascii="Times New Roman" w:eastAsia="Times New Roman" w:hAnsi="Times New Roman" w:cs="Times New Roman"/>
          <w:i/>
          <w:iCs/>
          <w:color w:val="050505"/>
          <w:sz w:val="24"/>
          <w:szCs w:val="24"/>
          <w:lang w:eastAsia="es-MX"/>
        </w:rPr>
        <w:t xml:space="preserve"> se tienen que hacer alianzas, con el sector privado y en sector social, </w:t>
      </w:r>
      <w:r w:rsidR="008F7B21">
        <w:rPr>
          <w:rFonts w:ascii="Times New Roman" w:eastAsia="Times New Roman" w:hAnsi="Times New Roman" w:cs="Times New Roman"/>
          <w:i/>
          <w:iCs/>
          <w:color w:val="050505"/>
          <w:sz w:val="24"/>
          <w:szCs w:val="24"/>
          <w:lang w:eastAsia="es-MX"/>
        </w:rPr>
        <w:t xml:space="preserve">donde se tiene que hacer mas eficientes en los procesos de tramites. </w:t>
      </w:r>
    </w:p>
    <w:p w14:paraId="2C0C9385" w14:textId="7984244A" w:rsidR="00C04B8D" w:rsidRPr="001D26F9" w:rsidRDefault="009F2357"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w:t>
      </w:r>
      <w:r w:rsidR="00C04B8D">
        <w:rPr>
          <w:rFonts w:ascii="Times New Roman" w:eastAsia="Times New Roman" w:hAnsi="Times New Roman" w:cs="Times New Roman"/>
          <w:b/>
          <w:bCs/>
          <w:color w:val="050505"/>
          <w:sz w:val="24"/>
          <w:szCs w:val="24"/>
          <w:lang w:eastAsia="es-MX"/>
        </w:rPr>
        <w:t xml:space="preserve">Federal Gerardo Fernández Noroña </w:t>
      </w:r>
      <w:r w:rsidRPr="001D26F9">
        <w:rPr>
          <w:rFonts w:ascii="Times New Roman" w:eastAsia="Times New Roman" w:hAnsi="Times New Roman" w:cs="Times New Roman"/>
          <w:b/>
          <w:bCs/>
          <w:color w:val="050505"/>
          <w:sz w:val="24"/>
          <w:szCs w:val="24"/>
          <w:lang w:eastAsia="es-MX"/>
        </w:rPr>
        <w:t xml:space="preserve">  PT</w:t>
      </w:r>
    </w:p>
    <w:p w14:paraId="7C301F48" w14:textId="0EE3B30F" w:rsidR="009F2357" w:rsidRDefault="00C04B8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sidRPr="00C04B8D">
        <w:rPr>
          <w:rFonts w:ascii="Times New Roman" w:eastAsia="Times New Roman" w:hAnsi="Times New Roman" w:cs="Times New Roman"/>
          <w:color w:val="050505"/>
          <w:sz w:val="24"/>
          <w:szCs w:val="24"/>
          <w:lang w:eastAsia="es-MX"/>
        </w:rPr>
        <w:t>Sin preguntas</w:t>
      </w:r>
      <w:r>
        <w:rPr>
          <w:rFonts w:ascii="Times New Roman" w:eastAsia="Times New Roman" w:hAnsi="Times New Roman" w:cs="Times New Roman"/>
          <w:color w:val="050505"/>
          <w:sz w:val="24"/>
          <w:szCs w:val="24"/>
          <w:lang w:eastAsia="es-MX"/>
        </w:rPr>
        <w:t>.</w:t>
      </w:r>
    </w:p>
    <w:p w14:paraId="5058FE92" w14:textId="012B02C1" w:rsidR="00C04B8D" w:rsidRDefault="00C04B8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6A15662D" w14:textId="77777777" w:rsidR="00C04B8D" w:rsidRPr="00C04B8D" w:rsidRDefault="00C04B8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p>
    <w:p w14:paraId="7BE54965" w14:textId="77777777" w:rsidR="00C04B8D" w:rsidRPr="001D26F9" w:rsidRDefault="00C04B8D" w:rsidP="00C04B8D">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Diputado Ernesto Javier Nemer Álvarez PRI  (México 5ª. Circunscripción)</w:t>
      </w:r>
    </w:p>
    <w:p w14:paraId="16C45D1D" w14:textId="315F83BE" w:rsidR="006C33B2" w:rsidRPr="00C04B8D" w:rsidRDefault="006C33B2"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Si bien el INE cumple con las funciones de organización de las elecciones, también lo es crear un padrón de ciudadanos confiable y seguro, que haría la aspirante de ser elegida para le cargo en relación con ese tema y que alternativas  visualiza y como salvaguardar los datos personales de los ciudadanos.</w:t>
      </w:r>
    </w:p>
    <w:p w14:paraId="261E204F" w14:textId="63B34B31" w:rsidR="009F2357" w:rsidRPr="008F7B21"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8F7B21">
        <w:rPr>
          <w:rFonts w:ascii="Times New Roman" w:eastAsia="Times New Roman" w:hAnsi="Times New Roman" w:cs="Times New Roman"/>
          <w:i/>
          <w:iCs/>
          <w:color w:val="050505"/>
          <w:sz w:val="24"/>
          <w:szCs w:val="24"/>
          <w:lang w:eastAsia="es-MX"/>
        </w:rPr>
        <w:t xml:space="preserve"> en el tema de participación ciudadana a  trabajado, con jóvenes pandilleros, mujeres con violencia doméstica, donde hace una inclusión;  es importante entender que es importante no compartir esa información del padrón.  </w:t>
      </w:r>
    </w:p>
    <w:p w14:paraId="6CCA3F61" w14:textId="384DE8AA" w:rsidR="009F2357" w:rsidRDefault="00AE2355" w:rsidP="00FA5A50">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Juan Carlos Romero Hicks Coordinador Parlamentario  PAN </w:t>
      </w:r>
    </w:p>
    <w:p w14:paraId="1FE39707" w14:textId="6B96C66D" w:rsidR="006C33B2" w:rsidRPr="006C33B2" w:rsidRDefault="001415B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 xml:space="preserve">Considera ud.  Que el INE o IFE  ah sido participe de algun fraude electoral, y en su caso cual; todos estamos bajo el escrutinio público, si Ud. Llega a ser electa y se entera de un caso de corrupción, cual seria su actuar, pregunta el diputado. Y finalmente que opina de la transferencia de diputados de un partido a otro. </w:t>
      </w:r>
    </w:p>
    <w:p w14:paraId="25EE4D6C" w14:textId="0C8B6159" w:rsidR="009F2357" w:rsidRPr="008F7B21"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Respuesta: </w:t>
      </w:r>
      <w:r w:rsidR="008F7B21">
        <w:rPr>
          <w:rFonts w:ascii="Times New Roman" w:eastAsia="Times New Roman" w:hAnsi="Times New Roman" w:cs="Times New Roman"/>
          <w:b/>
          <w:bCs/>
          <w:i/>
          <w:iCs/>
          <w:color w:val="050505"/>
          <w:sz w:val="24"/>
          <w:szCs w:val="24"/>
          <w:lang w:eastAsia="es-MX"/>
        </w:rPr>
        <w:t xml:space="preserve"> </w:t>
      </w:r>
      <w:r w:rsidR="008F7B21">
        <w:rPr>
          <w:rFonts w:ascii="Times New Roman" w:eastAsia="Times New Roman" w:hAnsi="Times New Roman" w:cs="Times New Roman"/>
          <w:i/>
          <w:iCs/>
          <w:color w:val="050505"/>
          <w:sz w:val="24"/>
          <w:szCs w:val="24"/>
          <w:lang w:eastAsia="es-MX"/>
        </w:rPr>
        <w:t xml:space="preserve">hay claramente una inequidad esta el ejemplo en 2006 y propone hacer alianzas con distintas autoridades. </w:t>
      </w:r>
    </w:p>
    <w:p w14:paraId="73C68B67" w14:textId="77777777" w:rsidR="001415BD" w:rsidRPr="001D26F9" w:rsidRDefault="001415BD" w:rsidP="001415BD">
      <w:pPr>
        <w:shd w:val="clear" w:color="auto" w:fill="FFFFFF"/>
        <w:spacing w:after="0" w:line="240" w:lineRule="auto"/>
        <w:jc w:val="both"/>
        <w:rPr>
          <w:rFonts w:ascii="Times New Roman" w:eastAsia="Times New Roman" w:hAnsi="Times New Roman" w:cs="Times New Roman"/>
          <w:b/>
          <w:bCs/>
          <w:color w:val="050505"/>
          <w:sz w:val="24"/>
          <w:szCs w:val="24"/>
          <w:lang w:eastAsia="es-MX"/>
        </w:rPr>
      </w:pPr>
      <w:r w:rsidRPr="001D26F9">
        <w:rPr>
          <w:rFonts w:ascii="Times New Roman" w:eastAsia="Times New Roman" w:hAnsi="Times New Roman" w:cs="Times New Roman"/>
          <w:b/>
          <w:bCs/>
          <w:color w:val="050505"/>
          <w:sz w:val="24"/>
          <w:szCs w:val="24"/>
          <w:lang w:eastAsia="es-MX"/>
        </w:rPr>
        <w:t xml:space="preserve">Diputado Federal Pablo Gómez  Álvarez  MORENA </w:t>
      </w:r>
    </w:p>
    <w:p w14:paraId="51D5EEAB" w14:textId="4658D503" w:rsidR="001415BD" w:rsidRDefault="001415BD" w:rsidP="00FA5A50">
      <w:pPr>
        <w:shd w:val="clear" w:color="auto" w:fill="FFFFFF"/>
        <w:spacing w:after="0" w:line="240" w:lineRule="auto"/>
        <w:jc w:val="both"/>
        <w:rPr>
          <w:rFonts w:ascii="Times New Roman" w:eastAsia="Times New Roman" w:hAnsi="Times New Roman" w:cs="Times New Roman"/>
          <w:color w:val="050505"/>
          <w:sz w:val="24"/>
          <w:szCs w:val="24"/>
          <w:lang w:eastAsia="es-MX"/>
        </w:rPr>
      </w:pPr>
      <w:r>
        <w:rPr>
          <w:rFonts w:ascii="Times New Roman" w:eastAsia="Times New Roman" w:hAnsi="Times New Roman" w:cs="Times New Roman"/>
          <w:color w:val="050505"/>
          <w:sz w:val="24"/>
          <w:szCs w:val="24"/>
          <w:lang w:eastAsia="es-MX"/>
        </w:rPr>
        <w:t>Ud. Considera que el consejo general del INE requiere de una reorganización y pide un sustento.</w:t>
      </w:r>
    </w:p>
    <w:p w14:paraId="6B89BFBB" w14:textId="59B1245F" w:rsidR="009F2357" w:rsidRPr="008F7B21" w:rsidRDefault="009F2357" w:rsidP="00FA5A50">
      <w:pPr>
        <w:shd w:val="clear" w:color="auto" w:fill="FFFFFF"/>
        <w:spacing w:after="0" w:line="240" w:lineRule="auto"/>
        <w:jc w:val="both"/>
        <w:rPr>
          <w:rFonts w:ascii="Times New Roman" w:eastAsia="Times New Roman" w:hAnsi="Times New Roman" w:cs="Times New Roman"/>
          <w:i/>
          <w:iCs/>
          <w:color w:val="050505"/>
          <w:sz w:val="24"/>
          <w:szCs w:val="24"/>
          <w:lang w:eastAsia="es-MX"/>
        </w:rPr>
      </w:pPr>
      <w:r w:rsidRPr="008F7B21">
        <w:rPr>
          <w:rFonts w:ascii="Times New Roman" w:eastAsia="Times New Roman" w:hAnsi="Times New Roman" w:cs="Times New Roman"/>
          <w:b/>
          <w:bCs/>
          <w:color w:val="050505"/>
          <w:sz w:val="24"/>
          <w:szCs w:val="24"/>
          <w:lang w:eastAsia="es-MX"/>
        </w:rPr>
        <w:t>Respuesta</w:t>
      </w:r>
      <w:r w:rsidRPr="008F7B21">
        <w:rPr>
          <w:rFonts w:ascii="Times New Roman" w:eastAsia="Times New Roman" w:hAnsi="Times New Roman" w:cs="Times New Roman"/>
          <w:i/>
          <w:iCs/>
          <w:color w:val="050505"/>
          <w:sz w:val="24"/>
          <w:szCs w:val="24"/>
          <w:lang w:eastAsia="es-MX"/>
        </w:rPr>
        <w:t>:</w:t>
      </w:r>
      <w:r w:rsidR="008F7B21" w:rsidRPr="008F7B21">
        <w:rPr>
          <w:rFonts w:ascii="Times New Roman" w:eastAsia="Times New Roman" w:hAnsi="Times New Roman" w:cs="Times New Roman"/>
          <w:i/>
          <w:iCs/>
          <w:color w:val="050505"/>
          <w:sz w:val="24"/>
          <w:szCs w:val="24"/>
          <w:lang w:eastAsia="es-MX"/>
        </w:rPr>
        <w:t xml:space="preserve"> Creo que el INE tiene grandes retos y oportunidades como ya se  mencionaba, en materia de paridad fiscalización para hacer más efectivo los recursos Entonces sí necesito una reorganización a partir de escenarios, evitando duplicidades con OPLS</w:t>
      </w:r>
    </w:p>
    <w:p w14:paraId="1E8D57C1" w14:textId="77777777" w:rsidR="009F2357" w:rsidRPr="001D26F9" w:rsidRDefault="009F2357" w:rsidP="00FA5A50">
      <w:pPr>
        <w:jc w:val="both"/>
        <w:rPr>
          <w:rFonts w:ascii="Times New Roman" w:hAnsi="Times New Roman" w:cs="Times New Roman"/>
          <w:sz w:val="24"/>
          <w:szCs w:val="24"/>
        </w:rPr>
      </w:pPr>
    </w:p>
    <w:p w14:paraId="2F6C5377" w14:textId="77777777" w:rsidR="009F2357" w:rsidRPr="001D26F9" w:rsidRDefault="009F2357" w:rsidP="00FA5A50">
      <w:pPr>
        <w:jc w:val="both"/>
        <w:rPr>
          <w:rFonts w:ascii="Times New Roman" w:hAnsi="Times New Roman" w:cs="Times New Roman"/>
          <w:sz w:val="24"/>
          <w:szCs w:val="24"/>
        </w:rPr>
      </w:pPr>
    </w:p>
    <w:p w14:paraId="64F164DC" w14:textId="1DA3B0AA" w:rsidR="009F2357" w:rsidRDefault="009F2357" w:rsidP="00FA5A50">
      <w:pPr>
        <w:jc w:val="both"/>
        <w:rPr>
          <w:rFonts w:ascii="Times New Roman" w:hAnsi="Times New Roman" w:cs="Times New Roman"/>
          <w:sz w:val="24"/>
          <w:szCs w:val="24"/>
        </w:rPr>
      </w:pPr>
    </w:p>
    <w:p w14:paraId="2BBD2F98" w14:textId="13D798C9" w:rsidR="007175EB" w:rsidRDefault="007175EB" w:rsidP="00FA5A50">
      <w:pPr>
        <w:jc w:val="both"/>
        <w:rPr>
          <w:rFonts w:ascii="Times New Roman" w:hAnsi="Times New Roman" w:cs="Times New Roman"/>
          <w:sz w:val="24"/>
          <w:szCs w:val="24"/>
        </w:rPr>
      </w:pPr>
    </w:p>
    <w:p w14:paraId="510D2432" w14:textId="00326F74" w:rsidR="007175EB" w:rsidRDefault="007175EB" w:rsidP="00FA5A50">
      <w:pPr>
        <w:jc w:val="both"/>
        <w:rPr>
          <w:rFonts w:ascii="Times New Roman" w:hAnsi="Times New Roman" w:cs="Times New Roman"/>
          <w:sz w:val="24"/>
          <w:szCs w:val="24"/>
        </w:rPr>
      </w:pPr>
    </w:p>
    <w:p w14:paraId="29EA6E16" w14:textId="218E1DA2" w:rsidR="007175EB" w:rsidRDefault="007175EB" w:rsidP="00FA5A50">
      <w:pPr>
        <w:jc w:val="both"/>
        <w:rPr>
          <w:rFonts w:ascii="Times New Roman" w:hAnsi="Times New Roman" w:cs="Times New Roman"/>
          <w:sz w:val="24"/>
          <w:szCs w:val="24"/>
        </w:rPr>
      </w:pPr>
    </w:p>
    <w:p w14:paraId="64139755" w14:textId="5EA17CA8" w:rsidR="007175EB" w:rsidRDefault="007175EB" w:rsidP="00FA5A50">
      <w:pPr>
        <w:jc w:val="both"/>
        <w:rPr>
          <w:rFonts w:ascii="Times New Roman" w:hAnsi="Times New Roman" w:cs="Times New Roman"/>
          <w:sz w:val="24"/>
          <w:szCs w:val="24"/>
        </w:rPr>
      </w:pPr>
    </w:p>
    <w:p w14:paraId="74381EA2" w14:textId="27FC1262" w:rsidR="007175EB" w:rsidRDefault="007175EB" w:rsidP="00FA5A50">
      <w:pPr>
        <w:jc w:val="both"/>
        <w:rPr>
          <w:rFonts w:ascii="Times New Roman" w:hAnsi="Times New Roman" w:cs="Times New Roman"/>
          <w:sz w:val="24"/>
          <w:szCs w:val="24"/>
        </w:rPr>
      </w:pPr>
    </w:p>
    <w:p w14:paraId="0C59F1E0" w14:textId="71A0E1A8" w:rsidR="007175EB" w:rsidRDefault="007175EB" w:rsidP="00FA5A50">
      <w:pPr>
        <w:jc w:val="both"/>
        <w:rPr>
          <w:rFonts w:ascii="Times New Roman" w:hAnsi="Times New Roman" w:cs="Times New Roman"/>
          <w:sz w:val="24"/>
          <w:szCs w:val="24"/>
        </w:rPr>
      </w:pPr>
    </w:p>
    <w:p w14:paraId="63CF6908" w14:textId="3686E732" w:rsidR="00E5770C" w:rsidRDefault="005E46FF" w:rsidP="00FA5A50">
      <w:pPr>
        <w:jc w:val="both"/>
        <w:rPr>
          <w:rFonts w:ascii="Times New Roman" w:hAnsi="Times New Roman" w:cs="Times New Roman"/>
          <w:sz w:val="24"/>
          <w:szCs w:val="24"/>
        </w:rPr>
      </w:pPr>
      <w:r w:rsidRPr="005E46FF">
        <w:rPr>
          <w:rFonts w:ascii="Times New Roman" w:hAnsi="Times New Roman" w:cs="Times New Roman"/>
          <w:noProof/>
          <w:sz w:val="24"/>
          <w:szCs w:val="24"/>
        </w:rPr>
        <w:drawing>
          <wp:anchor distT="0" distB="0" distL="114300" distR="114300" simplePos="0" relativeHeight="251678720" behindDoc="0" locked="0" layoutInCell="1" allowOverlap="1" wp14:anchorId="25F74A2D" wp14:editId="7B34E01E">
            <wp:simplePos x="1085850" y="2933700"/>
            <wp:positionH relativeFrom="margin">
              <wp:align>center</wp:align>
            </wp:positionH>
            <wp:positionV relativeFrom="margin">
              <wp:align>top</wp:align>
            </wp:positionV>
            <wp:extent cx="2410198" cy="2410198"/>
            <wp:effectExtent l="0" t="0" r="9525" b="9525"/>
            <wp:wrapSquare wrapText="bothSides"/>
            <wp:docPr id="7176" name="Picture 8" descr="Jesús Arturo Baltazar, el poblano que compite para ingresar al ...">
              <a:extLst xmlns:a="http://schemas.openxmlformats.org/drawingml/2006/main">
                <a:ext uri="{FF2B5EF4-FFF2-40B4-BE49-F238E27FC236}">
                  <a16:creationId xmlns:a16="http://schemas.microsoft.com/office/drawing/2014/main" id="{31AAAFC2-A1DD-4F7B-9093-AE9ED668D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8" descr="Jesús Arturo Baltazar, el poblano que compite para ingresar al ...">
                      <a:extLst>
                        <a:ext uri="{FF2B5EF4-FFF2-40B4-BE49-F238E27FC236}">
                          <a16:creationId xmlns:a16="http://schemas.microsoft.com/office/drawing/2014/main" id="{31AAAFC2-A1DD-4F7B-9093-AE9ED668D77E}"/>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876" r="11622" b="-3"/>
                    <a:stretch/>
                  </pic:blipFill>
                  <pic:spPr bwMode="auto">
                    <a:xfrm>
                      <a:off x="0" y="0"/>
                      <a:ext cx="2410198" cy="2410198"/>
                    </a:xfrm>
                    <a:custGeom>
                      <a:avLst/>
                      <a:gdLst/>
                      <a:ahLst/>
                      <a:cxnLst/>
                      <a:rect l="l" t="t" r="r" b="b"/>
                      <a:pathLst>
                        <a:path w="2849586" h="2849586">
                          <a:moveTo>
                            <a:pt x="1424793" y="0"/>
                          </a:moveTo>
                          <a:cubicBezTo>
                            <a:pt x="2211684" y="0"/>
                            <a:pt x="2849586" y="637902"/>
                            <a:pt x="2849586" y="1424793"/>
                          </a:cubicBezTo>
                          <a:cubicBezTo>
                            <a:pt x="2849586" y="2211684"/>
                            <a:pt x="2211684" y="2849586"/>
                            <a:pt x="1424793" y="2849586"/>
                          </a:cubicBezTo>
                          <a:cubicBezTo>
                            <a:pt x="637902" y="2849586"/>
                            <a:pt x="0" y="2211684"/>
                            <a:pt x="0" y="1424793"/>
                          </a:cubicBezTo>
                          <a:cubicBezTo>
                            <a:pt x="0" y="637902"/>
                            <a:pt x="637902" y="0"/>
                            <a:pt x="1424793" y="0"/>
                          </a:cubicBezTo>
                          <a:close/>
                        </a:path>
                      </a:pathLst>
                    </a:custGeom>
                    <a:noFill/>
                  </pic:spPr>
                </pic:pic>
              </a:graphicData>
            </a:graphic>
          </wp:anchor>
        </w:drawing>
      </w:r>
    </w:p>
    <w:p w14:paraId="5F46E60F" w14:textId="77777777" w:rsidR="00E5770C" w:rsidRDefault="00E5770C" w:rsidP="00FA5A50">
      <w:pPr>
        <w:jc w:val="both"/>
        <w:rPr>
          <w:rFonts w:ascii="Times New Roman" w:hAnsi="Times New Roman" w:cs="Times New Roman"/>
          <w:sz w:val="24"/>
          <w:szCs w:val="24"/>
        </w:rPr>
      </w:pPr>
    </w:p>
    <w:p w14:paraId="02303A05" w14:textId="77777777" w:rsidR="007175EB" w:rsidRPr="007175EB" w:rsidRDefault="007175EB" w:rsidP="007175EB">
      <w:pPr>
        <w:pStyle w:val="Ttulo2"/>
      </w:pPr>
      <w:bookmarkStart w:id="26" w:name="_Toc46286634"/>
      <w:r w:rsidRPr="007175EB">
        <w:t>Jesús Arturo Baltazar Trujano</w:t>
      </w:r>
      <w:bookmarkEnd w:id="26"/>
      <w:r w:rsidRPr="007175EB">
        <w:t xml:space="preserve"> </w:t>
      </w:r>
    </w:p>
    <w:p w14:paraId="0F2E8166" w14:textId="77777777" w:rsidR="007175EB" w:rsidRPr="007175EB" w:rsidRDefault="007175EB" w:rsidP="007175EB">
      <w:pPr>
        <w:jc w:val="both"/>
        <w:rPr>
          <w:rFonts w:ascii="Times New Roman" w:hAnsi="Times New Roman" w:cs="Times New Roman"/>
          <w:sz w:val="24"/>
          <w:szCs w:val="24"/>
        </w:rPr>
      </w:pPr>
      <w:r w:rsidRPr="007175EB">
        <w:rPr>
          <w:rFonts w:ascii="Times New Roman" w:hAnsi="Times New Roman" w:cs="Times New Roman"/>
          <w:sz w:val="24"/>
          <w:szCs w:val="24"/>
        </w:rPr>
        <w:t xml:space="preserve">Trayectoria </w:t>
      </w:r>
    </w:p>
    <w:p w14:paraId="0626E6A6" w14:textId="77777777" w:rsidR="007175EB" w:rsidRPr="007175EB" w:rsidRDefault="007175EB" w:rsidP="007175EB">
      <w:pPr>
        <w:jc w:val="both"/>
        <w:rPr>
          <w:rFonts w:ascii="Times New Roman" w:hAnsi="Times New Roman" w:cs="Times New Roman"/>
          <w:sz w:val="24"/>
          <w:szCs w:val="24"/>
        </w:rPr>
      </w:pPr>
      <w:r w:rsidRPr="007175EB">
        <w:rPr>
          <w:rFonts w:ascii="Times New Roman" w:hAnsi="Times New Roman" w:cs="Times New Roman"/>
          <w:sz w:val="24"/>
          <w:szCs w:val="24"/>
        </w:rPr>
        <w:t xml:space="preserve">Miembro del servicio profesional electoral del INE durante 11 años, diesel con altos valores morales. Con autonomía en todas sus decisiones en el candidato. </w:t>
      </w:r>
    </w:p>
    <w:p w14:paraId="1D6B2874" w14:textId="77777777" w:rsidR="007175EB" w:rsidRPr="007175EB" w:rsidRDefault="007175EB" w:rsidP="007175EB">
      <w:pPr>
        <w:jc w:val="both"/>
        <w:rPr>
          <w:rFonts w:ascii="Times New Roman" w:hAnsi="Times New Roman" w:cs="Times New Roman"/>
          <w:sz w:val="24"/>
          <w:szCs w:val="24"/>
        </w:rPr>
      </w:pPr>
      <w:r w:rsidRPr="007175EB">
        <w:rPr>
          <w:rFonts w:ascii="Times New Roman" w:hAnsi="Times New Roman" w:cs="Times New Roman"/>
          <w:sz w:val="24"/>
          <w:szCs w:val="24"/>
        </w:rPr>
        <w:t>Misión del INE</w:t>
      </w:r>
    </w:p>
    <w:p w14:paraId="4137EA21" w14:textId="2990371E" w:rsidR="00E5770C" w:rsidRDefault="007175EB" w:rsidP="007175EB">
      <w:pPr>
        <w:jc w:val="both"/>
        <w:rPr>
          <w:rFonts w:ascii="Times New Roman" w:hAnsi="Times New Roman" w:cs="Times New Roman"/>
          <w:sz w:val="24"/>
          <w:szCs w:val="24"/>
        </w:rPr>
      </w:pPr>
      <w:r w:rsidRPr="007175EB">
        <w:rPr>
          <w:rFonts w:ascii="Times New Roman" w:hAnsi="Times New Roman" w:cs="Times New Roman"/>
          <w:sz w:val="24"/>
          <w:szCs w:val="24"/>
        </w:rPr>
        <w:t>Los retos que considera que tiene el INE es abatir la desconfianza institucional, y bajar el costo de la operatividad; con el tema de la desconfianza se tiene que pasar a una integración efectiva en materia de paridad aplicando con valora legislación en materia de violencia política contra razón de género, fortalecer la función del diálogo de la mesa del Consejo como la construcción del diálogo con los partidos políticos, qué las redes sociales se usan para informar no para debatir. Apegarse estrictamente en el sentido de la legalidad, replantear la estrategia de Educación cívica, y darle mayor protagonismo a los OPLs. El uso de nuevas tecnologías para economizar recursos y tiempos, evitar gastos superficiales.</w:t>
      </w:r>
    </w:p>
    <w:p w14:paraId="1C9F438E" w14:textId="24EF6745" w:rsidR="00E5770C" w:rsidRDefault="00E5770C" w:rsidP="007175EB">
      <w:pPr>
        <w:jc w:val="both"/>
        <w:rPr>
          <w:rFonts w:ascii="Times New Roman" w:hAnsi="Times New Roman" w:cs="Times New Roman"/>
          <w:sz w:val="24"/>
          <w:szCs w:val="24"/>
        </w:rPr>
      </w:pPr>
    </w:p>
    <w:p w14:paraId="0F597CE3" w14:textId="7718DA7E" w:rsidR="00E5770C" w:rsidRDefault="00E5770C" w:rsidP="007175EB">
      <w:pPr>
        <w:jc w:val="both"/>
        <w:rPr>
          <w:rFonts w:ascii="Times New Roman" w:hAnsi="Times New Roman" w:cs="Times New Roman"/>
          <w:sz w:val="24"/>
          <w:szCs w:val="24"/>
        </w:rPr>
      </w:pPr>
    </w:p>
    <w:p w14:paraId="0F82FF4C" w14:textId="2F88D343" w:rsidR="00E5770C" w:rsidRDefault="00E5770C" w:rsidP="007175EB">
      <w:pPr>
        <w:jc w:val="both"/>
        <w:rPr>
          <w:rFonts w:ascii="Times New Roman" w:hAnsi="Times New Roman" w:cs="Times New Roman"/>
          <w:sz w:val="24"/>
          <w:szCs w:val="24"/>
        </w:rPr>
      </w:pPr>
    </w:p>
    <w:p w14:paraId="2F1D8436" w14:textId="1A65E16A" w:rsidR="00E5770C" w:rsidRDefault="00E5770C" w:rsidP="007175EB">
      <w:pPr>
        <w:jc w:val="both"/>
        <w:rPr>
          <w:rFonts w:ascii="Times New Roman" w:hAnsi="Times New Roman" w:cs="Times New Roman"/>
          <w:sz w:val="24"/>
          <w:szCs w:val="24"/>
        </w:rPr>
      </w:pPr>
    </w:p>
    <w:p w14:paraId="51855229" w14:textId="02ADC0A5" w:rsidR="00E5770C" w:rsidRDefault="00E5770C" w:rsidP="007175EB">
      <w:pPr>
        <w:jc w:val="both"/>
        <w:rPr>
          <w:rFonts w:ascii="Times New Roman" w:hAnsi="Times New Roman" w:cs="Times New Roman"/>
          <w:sz w:val="24"/>
          <w:szCs w:val="24"/>
        </w:rPr>
      </w:pPr>
    </w:p>
    <w:p w14:paraId="5EC433EF" w14:textId="2809484C" w:rsidR="00E5770C" w:rsidRDefault="00E5770C" w:rsidP="007175EB">
      <w:pPr>
        <w:jc w:val="both"/>
        <w:rPr>
          <w:rFonts w:ascii="Times New Roman" w:hAnsi="Times New Roman" w:cs="Times New Roman"/>
          <w:sz w:val="24"/>
          <w:szCs w:val="24"/>
        </w:rPr>
      </w:pPr>
    </w:p>
    <w:p w14:paraId="5B3D2ABD" w14:textId="549D867A" w:rsidR="00E5770C" w:rsidRDefault="00E5770C" w:rsidP="007175EB">
      <w:pPr>
        <w:jc w:val="both"/>
        <w:rPr>
          <w:rFonts w:ascii="Times New Roman" w:hAnsi="Times New Roman" w:cs="Times New Roman"/>
          <w:sz w:val="24"/>
          <w:szCs w:val="24"/>
        </w:rPr>
      </w:pPr>
    </w:p>
    <w:p w14:paraId="3A3CCCCA" w14:textId="49892C63" w:rsidR="00E5770C" w:rsidRDefault="00E5770C" w:rsidP="007175EB">
      <w:pPr>
        <w:jc w:val="both"/>
        <w:rPr>
          <w:rFonts w:ascii="Times New Roman" w:hAnsi="Times New Roman" w:cs="Times New Roman"/>
          <w:sz w:val="24"/>
          <w:szCs w:val="24"/>
        </w:rPr>
      </w:pPr>
    </w:p>
    <w:p w14:paraId="2E78A4FD" w14:textId="655E3B46" w:rsidR="00E5770C" w:rsidRDefault="00E5770C" w:rsidP="007175EB">
      <w:pPr>
        <w:jc w:val="both"/>
        <w:rPr>
          <w:rFonts w:ascii="Times New Roman" w:hAnsi="Times New Roman" w:cs="Times New Roman"/>
          <w:sz w:val="24"/>
          <w:szCs w:val="24"/>
        </w:rPr>
      </w:pPr>
    </w:p>
    <w:p w14:paraId="6B14E390" w14:textId="1B6B042D" w:rsidR="00E5770C" w:rsidRDefault="00E5770C" w:rsidP="007175EB">
      <w:pPr>
        <w:jc w:val="both"/>
        <w:rPr>
          <w:rFonts w:ascii="Times New Roman" w:hAnsi="Times New Roman" w:cs="Times New Roman"/>
          <w:sz w:val="24"/>
          <w:szCs w:val="24"/>
        </w:rPr>
      </w:pPr>
    </w:p>
    <w:p w14:paraId="1A863EC0" w14:textId="77777777"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Diputada Verónica Beatriz Juárez Piña coordinadora parlamentaria PRD </w:t>
      </w:r>
    </w:p>
    <w:p w14:paraId="2B21FD21"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Desde la percepción del aspirante cuál es su opinión cómo se debería de vincular las plataformas de los partidos políticos y candidatos con los derechos de la infancia de nuestro país. Y cómo construimos para que la Constitución de los distintos espacios de participación sea realmente dirigida a la paridad, y como armonizar la con la reelección. </w:t>
      </w:r>
    </w:p>
    <w:p w14:paraId="51F8A95D" w14:textId="77777777" w:rsidR="00E5770C" w:rsidRPr="00E5770C" w:rsidRDefault="00E5770C" w:rsidP="00E5770C">
      <w:pPr>
        <w:jc w:val="both"/>
        <w:rPr>
          <w:rFonts w:ascii="Times New Roman" w:hAnsi="Times New Roman" w:cs="Times New Roman"/>
          <w:sz w:val="24"/>
          <w:szCs w:val="24"/>
        </w:rPr>
      </w:pPr>
    </w:p>
    <w:p w14:paraId="4B862E79"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Respuesta: Se deben de establecer programas de Educación cívica, y haber una coordinación con los distintos partidos políticos para que estos dirijan la formación política a los adolescentes. El derecho a la reelección es una prerrogativa de funcionario electo y la paridad de género es un principio constitucional.</w:t>
      </w:r>
    </w:p>
    <w:p w14:paraId="75B1C20D" w14:textId="77777777" w:rsidR="00E5770C" w:rsidRPr="00E5770C" w:rsidRDefault="00E5770C" w:rsidP="00E5770C">
      <w:pPr>
        <w:jc w:val="both"/>
        <w:rPr>
          <w:rFonts w:ascii="Times New Roman" w:hAnsi="Times New Roman" w:cs="Times New Roman"/>
          <w:b/>
          <w:bCs/>
          <w:sz w:val="24"/>
          <w:szCs w:val="24"/>
        </w:rPr>
      </w:pPr>
    </w:p>
    <w:p w14:paraId="3F6E74B8" w14:textId="77777777"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Marco Antonio Gómez alcántar sinaloa 1a. Circunscripción  verde </w:t>
      </w:r>
    </w:p>
    <w:p w14:paraId="0B808466"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2017 la elección de Coahuila estuvo apunto  de anularse, porque la mesa del Consejo general cambiarán Los criterios de la mesa, cuál es la clave para fiscalizar los recursos apegados a la legalidad. Que se propondría para evitar la discrecionalidad. </w:t>
      </w:r>
    </w:p>
    <w:p w14:paraId="5C63F074"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respuesta:  Una pregunta recurrente que no ha tenido una respuesta correcta, la función electoral se debe de pegar a los principios la certeza legalidad y el código fiscal establece que aquellas normas que establezcan cargas, y que incluyan sanciones deben de ser de aplicación estricta y no de interpretaciones discrecionales por parte del Consejo.</w:t>
      </w:r>
    </w:p>
    <w:p w14:paraId="010C8336" w14:textId="77777777" w:rsidR="00E5770C" w:rsidRPr="00E5770C" w:rsidRDefault="00E5770C" w:rsidP="00E5770C">
      <w:pPr>
        <w:jc w:val="both"/>
        <w:rPr>
          <w:rFonts w:ascii="Times New Roman" w:hAnsi="Times New Roman" w:cs="Times New Roman"/>
          <w:b/>
          <w:bCs/>
          <w:sz w:val="24"/>
          <w:szCs w:val="24"/>
        </w:rPr>
      </w:pPr>
    </w:p>
    <w:p w14:paraId="581265C3" w14:textId="77777777"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Fernando Luis manzanilla Prieto puebla Distrito 12 PES </w:t>
      </w:r>
    </w:p>
    <w:p w14:paraId="54D6DE0E"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Compartir alguna experiencia de los consejos generales del INE en los que no haya estado de acuerdo o no estuvo de acuerdo y que explique el porqué. </w:t>
      </w:r>
    </w:p>
    <w:p w14:paraId="521199D3" w14:textId="77777777" w:rsidR="00E5770C" w:rsidRPr="00E5770C" w:rsidRDefault="00E5770C" w:rsidP="00E5770C">
      <w:pPr>
        <w:jc w:val="both"/>
        <w:rPr>
          <w:rFonts w:ascii="Times New Roman" w:hAnsi="Times New Roman" w:cs="Times New Roman"/>
          <w:sz w:val="24"/>
          <w:szCs w:val="24"/>
        </w:rPr>
      </w:pPr>
    </w:p>
    <w:p w14:paraId="08470C39"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respuesta: Como consejero siempre sea regido por el principio de legalidad no se debe de exceder las facultades que  se nos a otorgado por la constitución, imitemos disponer nuestro criterio.</w:t>
      </w:r>
    </w:p>
    <w:p w14:paraId="28AC8EA5" w14:textId="77777777" w:rsidR="00E5770C" w:rsidRPr="00E5770C" w:rsidRDefault="00E5770C" w:rsidP="00E5770C">
      <w:pPr>
        <w:jc w:val="both"/>
        <w:rPr>
          <w:rFonts w:ascii="Times New Roman" w:hAnsi="Times New Roman" w:cs="Times New Roman"/>
          <w:sz w:val="24"/>
          <w:szCs w:val="24"/>
        </w:rPr>
      </w:pPr>
    </w:p>
    <w:p w14:paraId="7EE922A9" w14:textId="77777777"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Jacobo David Cheja Alfaro Mexico 5a. Circunscripción movimiento ciudadano </w:t>
      </w:r>
    </w:p>
    <w:p w14:paraId="50E39B9D" w14:textId="77777777" w:rsidR="00E5770C" w:rsidRPr="00E5770C" w:rsidRDefault="00E5770C" w:rsidP="00E5770C">
      <w:pPr>
        <w:jc w:val="both"/>
        <w:rPr>
          <w:rFonts w:ascii="Times New Roman" w:hAnsi="Times New Roman" w:cs="Times New Roman"/>
          <w:sz w:val="24"/>
          <w:szCs w:val="24"/>
        </w:rPr>
      </w:pPr>
    </w:p>
    <w:p w14:paraId="46D5B75E"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Pregunta si los OPLs vuelvan a  recuperar su completa autonomía. Y pregunta cuáles son las áreas de oportunidad de la fiscalización de las campañas electorales. </w:t>
      </w:r>
    </w:p>
    <w:p w14:paraId="0FE8691E" w14:textId="77777777" w:rsidR="00E5770C" w:rsidRPr="00E5770C" w:rsidRDefault="00E5770C" w:rsidP="00E5770C">
      <w:pPr>
        <w:jc w:val="both"/>
        <w:rPr>
          <w:rFonts w:ascii="Times New Roman" w:hAnsi="Times New Roman" w:cs="Times New Roman"/>
          <w:sz w:val="24"/>
          <w:szCs w:val="24"/>
        </w:rPr>
      </w:pPr>
    </w:p>
    <w:p w14:paraId="621560D0"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respuesta: Considera que los institutos electorales locales deben de tener plena autonomía, estamos  en un sistema donde de repente te toca y en dónde  de repente no te toca, y que en muchas ocasiones hay una relación de subordinación por parte del INE. </w:t>
      </w:r>
    </w:p>
    <w:p w14:paraId="71602578" w14:textId="1A1D1B0C"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Se tienen tres áreas de oportunidad con respecto a la fiscalización debe de ser de interpretación estricta, el concepto de objeto partidista no puede ser una decisión de interpretación, se debe de preparar a la unidad técnica de fiscalización para que fortalezca la conducción de los procesos sancionadores.</w:t>
      </w:r>
    </w:p>
    <w:p w14:paraId="108A6A07" w14:textId="77777777"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reginaldo Sandoval flores PT </w:t>
      </w:r>
    </w:p>
    <w:p w14:paraId="3CE306D5" w14:textId="5A055866" w:rsidR="00E5770C" w:rsidRPr="00FA1B1B"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Sin preguntas</w:t>
      </w:r>
    </w:p>
    <w:p w14:paraId="6C89F7DC" w14:textId="19315CD5"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René Juárez </w:t>
      </w:r>
      <w:r>
        <w:rPr>
          <w:rFonts w:ascii="Times New Roman" w:hAnsi="Times New Roman" w:cs="Times New Roman"/>
          <w:b/>
          <w:bCs/>
          <w:sz w:val="24"/>
          <w:szCs w:val="24"/>
        </w:rPr>
        <w:t>C</w:t>
      </w:r>
      <w:r w:rsidRPr="00E5770C">
        <w:rPr>
          <w:rFonts w:ascii="Times New Roman" w:hAnsi="Times New Roman" w:cs="Times New Roman"/>
          <w:b/>
          <w:bCs/>
          <w:sz w:val="24"/>
          <w:szCs w:val="24"/>
        </w:rPr>
        <w:t xml:space="preserve">isnero PRI </w:t>
      </w:r>
    </w:p>
    <w:p w14:paraId="03F6B500" w14:textId="77777777"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hace  reconocimiento a la jucopo y al diputado Mario Delgado. </w:t>
      </w:r>
    </w:p>
    <w:p w14:paraId="1BC3904C" w14:textId="20F1097A" w:rsidR="00E5770C" w:rsidRPr="00FA1B1B"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Sin preguntas. </w:t>
      </w:r>
    </w:p>
    <w:p w14:paraId="2607D24B" w14:textId="32B4BF35" w:rsidR="00E5770C" w:rsidRPr="00FA1B1B"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Jorge Romero Herrera ciudad de México 4a. Circunscripción PAN </w:t>
      </w:r>
    </w:p>
    <w:p w14:paraId="52FBA21C" w14:textId="39F18F75"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Pregunta opinión con respecto a las considera posicionamientos del presidente, gobernador, alcalde puede llegar a constituir condiciones de inequidad en la contienda y cuál sería su comportamiento</w:t>
      </w:r>
    </w:p>
    <w:p w14:paraId="42C5C330" w14:textId="5B18185D" w:rsidR="00E5770C" w:rsidRPr="00FA1B1B"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Respuesta: Ya están regulados  regulados por el artículo 134 constitucional, y considera que es el posicionamiento no  debe de afectar a la contiendasi es un posicionamiento general en el caso.</w:t>
      </w:r>
    </w:p>
    <w:p w14:paraId="37DDD41E" w14:textId="72DF7818" w:rsidR="00E5770C" w:rsidRPr="00E5770C" w:rsidRDefault="00E5770C" w:rsidP="00E5770C">
      <w:pPr>
        <w:jc w:val="both"/>
        <w:rPr>
          <w:rFonts w:ascii="Times New Roman" w:hAnsi="Times New Roman" w:cs="Times New Roman"/>
          <w:b/>
          <w:bCs/>
          <w:sz w:val="24"/>
          <w:szCs w:val="24"/>
        </w:rPr>
      </w:pPr>
      <w:r w:rsidRPr="00E5770C">
        <w:rPr>
          <w:rFonts w:ascii="Times New Roman" w:hAnsi="Times New Roman" w:cs="Times New Roman"/>
          <w:b/>
          <w:bCs/>
          <w:sz w:val="24"/>
          <w:szCs w:val="24"/>
        </w:rPr>
        <w:t xml:space="preserve">Diputado  Alejandro Viedma Velázquez morena </w:t>
      </w:r>
    </w:p>
    <w:p w14:paraId="4F167449" w14:textId="466B85E5" w:rsidR="00E5770C" w:rsidRP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 xml:space="preserve">Pregunta cuál es la función de la mesa del Consejo en la que quiere pertenecer, y pregunta si existe a lo mejor algún guardián de las elecciones y pregunta quién debería ser. </w:t>
      </w:r>
    </w:p>
    <w:p w14:paraId="738BE55F" w14:textId="2B77E8AA" w:rsidR="00E5770C" w:rsidRDefault="00E5770C" w:rsidP="00E5770C">
      <w:pPr>
        <w:jc w:val="both"/>
        <w:rPr>
          <w:rFonts w:ascii="Times New Roman" w:hAnsi="Times New Roman" w:cs="Times New Roman"/>
          <w:sz w:val="24"/>
          <w:szCs w:val="24"/>
        </w:rPr>
      </w:pPr>
      <w:r w:rsidRPr="00E5770C">
        <w:rPr>
          <w:rFonts w:ascii="Times New Roman" w:hAnsi="Times New Roman" w:cs="Times New Roman"/>
          <w:sz w:val="24"/>
          <w:szCs w:val="24"/>
        </w:rPr>
        <w:t>Respuesta: Es la función de comunicación política, se debe retomar la comunicación con los representantes de los partidos políticos iconos representante del legislativo para definir en la mesa del Consejo cualquier tema.</w:t>
      </w:r>
    </w:p>
    <w:p w14:paraId="591F4B32" w14:textId="2094AF82" w:rsidR="00E5770C" w:rsidRDefault="00E5770C" w:rsidP="007175EB">
      <w:pPr>
        <w:jc w:val="both"/>
        <w:rPr>
          <w:rFonts w:ascii="Times New Roman" w:hAnsi="Times New Roman" w:cs="Times New Roman"/>
          <w:sz w:val="24"/>
          <w:szCs w:val="24"/>
        </w:rPr>
      </w:pPr>
    </w:p>
    <w:p w14:paraId="031DC8C0" w14:textId="28AB1BE8" w:rsidR="00E5770C" w:rsidRDefault="00E5770C" w:rsidP="007175EB">
      <w:pPr>
        <w:jc w:val="both"/>
        <w:rPr>
          <w:rFonts w:ascii="Times New Roman" w:hAnsi="Times New Roman" w:cs="Times New Roman"/>
          <w:sz w:val="24"/>
          <w:szCs w:val="24"/>
        </w:rPr>
      </w:pPr>
    </w:p>
    <w:p w14:paraId="475A68ED" w14:textId="72782E2D" w:rsidR="00E5770C" w:rsidRDefault="00E5770C" w:rsidP="007175EB">
      <w:pPr>
        <w:jc w:val="both"/>
        <w:rPr>
          <w:rFonts w:ascii="Times New Roman" w:hAnsi="Times New Roman" w:cs="Times New Roman"/>
          <w:sz w:val="24"/>
          <w:szCs w:val="24"/>
        </w:rPr>
      </w:pPr>
    </w:p>
    <w:p w14:paraId="07906BA3" w14:textId="4A7E0649" w:rsidR="00E5770C" w:rsidRDefault="00E5770C" w:rsidP="007175EB">
      <w:pPr>
        <w:jc w:val="both"/>
        <w:rPr>
          <w:rFonts w:ascii="Times New Roman" w:hAnsi="Times New Roman" w:cs="Times New Roman"/>
          <w:sz w:val="24"/>
          <w:szCs w:val="24"/>
        </w:rPr>
      </w:pPr>
    </w:p>
    <w:p w14:paraId="678413E6" w14:textId="25FC816D" w:rsidR="00E5770C" w:rsidRDefault="00E5770C" w:rsidP="007175EB">
      <w:pPr>
        <w:jc w:val="both"/>
        <w:rPr>
          <w:rFonts w:ascii="Times New Roman" w:hAnsi="Times New Roman" w:cs="Times New Roman"/>
          <w:sz w:val="24"/>
          <w:szCs w:val="24"/>
        </w:rPr>
      </w:pPr>
    </w:p>
    <w:p w14:paraId="743FB025" w14:textId="77777777" w:rsidR="00FA1B1B" w:rsidRDefault="00FA1B1B" w:rsidP="007175EB">
      <w:pPr>
        <w:jc w:val="both"/>
        <w:rPr>
          <w:rFonts w:ascii="Times New Roman" w:hAnsi="Times New Roman" w:cs="Times New Roman"/>
          <w:sz w:val="24"/>
          <w:szCs w:val="24"/>
        </w:rPr>
        <w:sectPr w:rsidR="00FA1B1B">
          <w:headerReference w:type="default" r:id="rId28"/>
          <w:footerReference w:type="default" r:id="rId29"/>
          <w:pgSz w:w="12240" w:h="15840"/>
          <w:pgMar w:top="1417" w:right="1701" w:bottom="1417" w:left="1701" w:header="708" w:footer="708" w:gutter="0"/>
          <w:cols w:space="708"/>
          <w:docGrid w:linePitch="360"/>
        </w:sectPr>
      </w:pPr>
    </w:p>
    <w:tbl>
      <w:tblPr>
        <w:tblStyle w:val="Tablanormal4"/>
        <w:tblpPr w:leftFromText="141" w:rightFromText="141" w:tblpY="1050"/>
        <w:tblW w:w="13310" w:type="dxa"/>
        <w:tblLook w:val="04A0" w:firstRow="1" w:lastRow="0" w:firstColumn="1" w:lastColumn="0" w:noHBand="0" w:noVBand="1"/>
      </w:tblPr>
      <w:tblGrid>
        <w:gridCol w:w="1263"/>
        <w:gridCol w:w="3420"/>
        <w:gridCol w:w="1284"/>
        <w:gridCol w:w="1630"/>
        <w:gridCol w:w="1755"/>
        <w:gridCol w:w="1200"/>
        <w:gridCol w:w="1523"/>
        <w:gridCol w:w="1414"/>
      </w:tblGrid>
      <w:tr w:rsidR="00FA1B1B" w:rsidRPr="00FA1B1B" w14:paraId="294AE271" w14:textId="77777777" w:rsidTr="00FA1B1B">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557486" w14:textId="4D012E23" w:rsidR="00FA1B1B" w:rsidRPr="00FA1B1B" w:rsidRDefault="00FA1B1B" w:rsidP="00FA1B1B">
            <w:pPr>
              <w:rPr>
                <w:rFonts w:ascii="Calibri" w:eastAsia="Times New Roman" w:hAnsi="Calibri" w:cs="Times New Roman"/>
                <w:color w:val="000000"/>
                <w:lang w:eastAsia="es-MX"/>
              </w:rPr>
            </w:pPr>
            <w:r>
              <w:rPr>
                <w:rFonts w:ascii="Calibri" w:eastAsia="Times New Roman" w:hAnsi="Calibri" w:cs="Times New Roman"/>
                <w:color w:val="000000"/>
                <w:lang w:eastAsia="es-MX"/>
              </w:rPr>
              <w:lastRenderedPageBreak/>
              <w:t>D</w:t>
            </w:r>
            <w:r w:rsidRPr="00FA1B1B">
              <w:rPr>
                <w:rFonts w:ascii="Calibri" w:eastAsia="Times New Roman" w:hAnsi="Calibri" w:cs="Times New Roman"/>
                <w:color w:val="000000"/>
                <w:lang w:eastAsia="es-MX"/>
              </w:rPr>
              <w:t xml:space="preserve">estacados </w:t>
            </w:r>
          </w:p>
        </w:tc>
        <w:tc>
          <w:tcPr>
            <w:tcW w:w="3420" w:type="dxa"/>
            <w:noWrap/>
            <w:hideMark/>
          </w:tcPr>
          <w:p w14:paraId="4B6426E6"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nombre del aspirante </w:t>
            </w:r>
          </w:p>
        </w:tc>
        <w:tc>
          <w:tcPr>
            <w:tcW w:w="1284" w:type="dxa"/>
            <w:hideMark/>
          </w:tcPr>
          <w:p w14:paraId="5C3526CF"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experiencia electoral </w:t>
            </w:r>
          </w:p>
        </w:tc>
        <w:tc>
          <w:tcPr>
            <w:tcW w:w="1630" w:type="dxa"/>
            <w:hideMark/>
          </w:tcPr>
          <w:p w14:paraId="7E1ECA8E"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participación internacional</w:t>
            </w:r>
          </w:p>
        </w:tc>
        <w:tc>
          <w:tcPr>
            <w:tcW w:w="1755" w:type="dxa"/>
            <w:hideMark/>
          </w:tcPr>
          <w:p w14:paraId="7E4DB759"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nivel de argumentación </w:t>
            </w:r>
          </w:p>
        </w:tc>
        <w:tc>
          <w:tcPr>
            <w:tcW w:w="1187" w:type="dxa"/>
            <w:hideMark/>
          </w:tcPr>
          <w:p w14:paraId="067FC4A7"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contesto a todas las respuestas </w:t>
            </w:r>
          </w:p>
        </w:tc>
        <w:tc>
          <w:tcPr>
            <w:tcW w:w="1420" w:type="dxa"/>
            <w:hideMark/>
          </w:tcPr>
          <w:p w14:paraId="6EA7DCC2"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observaciones en torno al INE</w:t>
            </w:r>
          </w:p>
        </w:tc>
        <w:tc>
          <w:tcPr>
            <w:tcW w:w="1414" w:type="dxa"/>
            <w:hideMark/>
          </w:tcPr>
          <w:p w14:paraId="38CCF11E" w14:textId="77777777" w:rsidR="00FA1B1B" w:rsidRPr="00FA1B1B" w:rsidRDefault="00FA1B1B" w:rsidP="00FA1B1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propuestas</w:t>
            </w:r>
          </w:p>
        </w:tc>
      </w:tr>
      <w:tr w:rsidR="00FA1B1B" w:rsidRPr="00FA1B1B" w14:paraId="6830950A"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DDDB06" w14:textId="77777777" w:rsidR="00FA1B1B" w:rsidRPr="00FA1B1B" w:rsidRDefault="00FA1B1B" w:rsidP="00FA1B1B">
            <w:pPr>
              <w:jc w:val="center"/>
              <w:rPr>
                <w:rFonts w:ascii="Calibri" w:eastAsia="Times New Roman" w:hAnsi="Calibri" w:cs="Times New Roman"/>
                <w:color w:val="000000"/>
                <w:lang w:eastAsia="es-MX"/>
              </w:rPr>
            </w:pPr>
          </w:p>
        </w:tc>
        <w:tc>
          <w:tcPr>
            <w:tcW w:w="3420" w:type="dxa"/>
            <w:noWrap/>
            <w:hideMark/>
          </w:tcPr>
          <w:p w14:paraId="32284415"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Rita Bell López Vences</w:t>
            </w:r>
          </w:p>
        </w:tc>
        <w:tc>
          <w:tcPr>
            <w:tcW w:w="1284" w:type="dxa"/>
            <w:noWrap/>
            <w:hideMark/>
          </w:tcPr>
          <w:p w14:paraId="4DC8975F"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2363E4C4"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4A4BF11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5E6D00E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16C8A04C"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pocas </w:t>
            </w:r>
          </w:p>
        </w:tc>
        <w:tc>
          <w:tcPr>
            <w:tcW w:w="1414" w:type="dxa"/>
            <w:noWrap/>
            <w:hideMark/>
          </w:tcPr>
          <w:p w14:paraId="29BA392F"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3D61C3F0"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AD2A016"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6D5444B4"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José Martín Fernando Faz Mora</w:t>
            </w:r>
          </w:p>
        </w:tc>
        <w:tc>
          <w:tcPr>
            <w:tcW w:w="1284" w:type="dxa"/>
            <w:noWrap/>
            <w:hideMark/>
          </w:tcPr>
          <w:p w14:paraId="54DCAFFD"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31586DD4"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287A2D97"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alto </w:t>
            </w:r>
          </w:p>
        </w:tc>
        <w:tc>
          <w:tcPr>
            <w:tcW w:w="1187" w:type="dxa"/>
            <w:noWrap/>
            <w:hideMark/>
          </w:tcPr>
          <w:p w14:paraId="7233CFF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48BD6BCD"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25DD7F1A"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3B6DADC8"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A6B091"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17D09779"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Carla Astrid Humphrey Jordan</w:t>
            </w:r>
          </w:p>
        </w:tc>
        <w:tc>
          <w:tcPr>
            <w:tcW w:w="1284" w:type="dxa"/>
            <w:noWrap/>
            <w:hideMark/>
          </w:tcPr>
          <w:p w14:paraId="384FCCE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6874B2DA"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1</w:t>
            </w:r>
          </w:p>
        </w:tc>
        <w:tc>
          <w:tcPr>
            <w:tcW w:w="1755" w:type="dxa"/>
            <w:noWrap/>
            <w:hideMark/>
          </w:tcPr>
          <w:p w14:paraId="5FFE357A"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alto </w:t>
            </w:r>
          </w:p>
        </w:tc>
        <w:tc>
          <w:tcPr>
            <w:tcW w:w="1187" w:type="dxa"/>
            <w:noWrap/>
            <w:hideMark/>
          </w:tcPr>
          <w:p w14:paraId="365672D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2D7FB28A"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16F12037"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13637EAB"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9B0964A"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06827D69"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Gustavo Miguel Meixuiero Nájera</w:t>
            </w:r>
          </w:p>
        </w:tc>
        <w:tc>
          <w:tcPr>
            <w:tcW w:w="1284" w:type="dxa"/>
            <w:noWrap/>
            <w:hideMark/>
          </w:tcPr>
          <w:p w14:paraId="5711E79B"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64EF0391"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4068BED9"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alto </w:t>
            </w:r>
          </w:p>
        </w:tc>
        <w:tc>
          <w:tcPr>
            <w:tcW w:w="1187" w:type="dxa"/>
            <w:noWrap/>
            <w:hideMark/>
          </w:tcPr>
          <w:p w14:paraId="0D6E574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5D16634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3EEC897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12E05413"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AFF1C11"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57E4AFFC"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Miriam Guadalupe Hinojosa Dieck</w:t>
            </w:r>
          </w:p>
        </w:tc>
        <w:tc>
          <w:tcPr>
            <w:tcW w:w="1284" w:type="dxa"/>
            <w:noWrap/>
            <w:hideMark/>
          </w:tcPr>
          <w:p w14:paraId="7B404177"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6B1C7A26"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3E86F0D3"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59D1B394"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5CE3284E"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118E15A0"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6C1B7493"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06122D"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5AF427C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Luis Octavio vado Grajales</w:t>
            </w:r>
          </w:p>
        </w:tc>
        <w:tc>
          <w:tcPr>
            <w:tcW w:w="1284" w:type="dxa"/>
            <w:noWrap/>
            <w:hideMark/>
          </w:tcPr>
          <w:p w14:paraId="63A7F368"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3D31DA5D"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3C92E5BF"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6A84A08F"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7D10756C"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7B75AA84"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5BCD82E7"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4541785"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59174DB7"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Ana Lilia Pérez Mendoza</w:t>
            </w:r>
          </w:p>
        </w:tc>
        <w:tc>
          <w:tcPr>
            <w:tcW w:w="1284" w:type="dxa"/>
            <w:noWrap/>
            <w:hideMark/>
          </w:tcPr>
          <w:p w14:paraId="6E0D3DD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0D09810D"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40A8889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1C8D03E4"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68DAFF0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3477323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7FD4BD06"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23B07B"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52365359"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Rodrigo Escobar Garduño</w:t>
            </w:r>
          </w:p>
        </w:tc>
        <w:tc>
          <w:tcPr>
            <w:tcW w:w="1284" w:type="dxa"/>
            <w:noWrap/>
            <w:hideMark/>
          </w:tcPr>
          <w:p w14:paraId="0928502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6A96D0D0"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hideMark/>
          </w:tcPr>
          <w:p w14:paraId="36D598B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3B4FDC66"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01C718F0"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4E146788"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4E1811D2"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F648040"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6D98CE7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Olga González Martínez</w:t>
            </w:r>
          </w:p>
        </w:tc>
        <w:tc>
          <w:tcPr>
            <w:tcW w:w="1284" w:type="dxa"/>
            <w:noWrap/>
            <w:hideMark/>
          </w:tcPr>
          <w:p w14:paraId="1A35CCC7"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1CFDB973"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4CC02B5F"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034CB701"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31154C86"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pocas </w:t>
            </w:r>
          </w:p>
        </w:tc>
        <w:tc>
          <w:tcPr>
            <w:tcW w:w="1414" w:type="dxa"/>
            <w:noWrap/>
            <w:hideMark/>
          </w:tcPr>
          <w:p w14:paraId="19257C23"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3B90CF3C"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C708D98"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54F4ADB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Yuri Gabriel Beltrán Miranda</w:t>
            </w:r>
          </w:p>
        </w:tc>
        <w:tc>
          <w:tcPr>
            <w:tcW w:w="1284" w:type="dxa"/>
            <w:noWrap/>
            <w:hideMark/>
          </w:tcPr>
          <w:p w14:paraId="49B88FAF"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486CF661"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1734BDDC"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5D64537F"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6CE42047"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06B72847"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376663A1"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D6B076A"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4E08467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Lulisca Zircey Bautista Arreola</w:t>
            </w:r>
          </w:p>
        </w:tc>
        <w:tc>
          <w:tcPr>
            <w:tcW w:w="1284" w:type="dxa"/>
            <w:noWrap/>
            <w:hideMark/>
          </w:tcPr>
          <w:p w14:paraId="2E83748F"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041B5012"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26DB65E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49E144EE"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621E3B85"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3CDE4E16"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6B6CC66E"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E08F5D2"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68CB6D6D"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Francisco Javier Aparicio Castillo</w:t>
            </w:r>
          </w:p>
        </w:tc>
        <w:tc>
          <w:tcPr>
            <w:tcW w:w="1284" w:type="dxa"/>
            <w:noWrap/>
            <w:hideMark/>
          </w:tcPr>
          <w:p w14:paraId="5F31DD6A"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17081E27"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2D796E3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26855E90"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no </w:t>
            </w:r>
          </w:p>
        </w:tc>
        <w:tc>
          <w:tcPr>
            <w:tcW w:w="1420" w:type="dxa"/>
            <w:noWrap/>
            <w:hideMark/>
          </w:tcPr>
          <w:p w14:paraId="65899174"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699DF27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470F4291"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055110"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3203AA41"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Norma Irene de la Cruz Magaña</w:t>
            </w:r>
          </w:p>
        </w:tc>
        <w:tc>
          <w:tcPr>
            <w:tcW w:w="1284" w:type="dxa"/>
            <w:noWrap/>
            <w:hideMark/>
          </w:tcPr>
          <w:p w14:paraId="51A7587A"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1BFA2A7F"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1</w:t>
            </w:r>
          </w:p>
        </w:tc>
        <w:tc>
          <w:tcPr>
            <w:tcW w:w="1755" w:type="dxa"/>
            <w:noWrap/>
            <w:hideMark/>
          </w:tcPr>
          <w:p w14:paraId="673D0C5F"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2C10883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1147129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6EA18F9C"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5E3E9B29"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F7987EC"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64603B01"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Marco Iván Vargas Cuéllar</w:t>
            </w:r>
          </w:p>
        </w:tc>
        <w:tc>
          <w:tcPr>
            <w:tcW w:w="1284" w:type="dxa"/>
            <w:noWrap/>
            <w:hideMark/>
          </w:tcPr>
          <w:p w14:paraId="5AC4802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3F749256"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761EBBFD"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141ED57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7DEF25B1"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c>
          <w:tcPr>
            <w:tcW w:w="1414" w:type="dxa"/>
            <w:noWrap/>
            <w:hideMark/>
          </w:tcPr>
          <w:p w14:paraId="5A85E8B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70515C7C"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D36171"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224DF4F5"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Sofía Margarita Sánchez Domínguez</w:t>
            </w:r>
          </w:p>
        </w:tc>
        <w:tc>
          <w:tcPr>
            <w:tcW w:w="1284" w:type="dxa"/>
            <w:noWrap/>
            <w:hideMark/>
          </w:tcPr>
          <w:p w14:paraId="23BB2AB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5E630599"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17DAAB3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3AE7B87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669BC83A"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015D389C"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r w:rsidR="00FA1B1B" w:rsidRPr="00FA1B1B" w14:paraId="3D593741"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55FA81"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09781D2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Uuc-Kib Espadas Ancona</w:t>
            </w:r>
          </w:p>
        </w:tc>
        <w:tc>
          <w:tcPr>
            <w:tcW w:w="1284" w:type="dxa"/>
            <w:noWrap/>
            <w:hideMark/>
          </w:tcPr>
          <w:p w14:paraId="600419F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18660C87"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1DFB560F"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4E214E1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6EBCF376"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414" w:type="dxa"/>
            <w:noWrap/>
            <w:hideMark/>
          </w:tcPr>
          <w:p w14:paraId="61D4D76C"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altas</w:t>
            </w:r>
          </w:p>
        </w:tc>
      </w:tr>
      <w:tr w:rsidR="00FA1B1B" w:rsidRPr="00FA1B1B" w14:paraId="41EDB3A9"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A99D78"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600ACACD"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Jessica Rojas Alegría</w:t>
            </w:r>
          </w:p>
        </w:tc>
        <w:tc>
          <w:tcPr>
            <w:tcW w:w="1284" w:type="dxa"/>
            <w:noWrap/>
            <w:hideMark/>
          </w:tcPr>
          <w:p w14:paraId="1912FBE2"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0855C5AD"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1</w:t>
            </w:r>
          </w:p>
        </w:tc>
        <w:tc>
          <w:tcPr>
            <w:tcW w:w="1755" w:type="dxa"/>
            <w:noWrap/>
            <w:hideMark/>
          </w:tcPr>
          <w:p w14:paraId="5D8D36A4"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0D7625A5"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088EEC48"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414" w:type="dxa"/>
            <w:noWrap/>
            <w:hideMark/>
          </w:tcPr>
          <w:p w14:paraId="6E0B489D"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altas </w:t>
            </w:r>
          </w:p>
        </w:tc>
      </w:tr>
      <w:tr w:rsidR="00FA1B1B" w:rsidRPr="00FA1B1B" w14:paraId="46604C03"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712215A"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w:t>
            </w:r>
          </w:p>
        </w:tc>
        <w:tc>
          <w:tcPr>
            <w:tcW w:w="3420" w:type="dxa"/>
            <w:noWrap/>
            <w:hideMark/>
          </w:tcPr>
          <w:p w14:paraId="6D96540E"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Reynaldo Yunuen Ortega Ortiz</w:t>
            </w:r>
          </w:p>
        </w:tc>
        <w:tc>
          <w:tcPr>
            <w:tcW w:w="1284" w:type="dxa"/>
            <w:noWrap/>
            <w:hideMark/>
          </w:tcPr>
          <w:p w14:paraId="3B239F89"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60AC2DC0"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1</w:t>
            </w:r>
          </w:p>
        </w:tc>
        <w:tc>
          <w:tcPr>
            <w:tcW w:w="1755" w:type="dxa"/>
            <w:noWrap/>
            <w:hideMark/>
          </w:tcPr>
          <w:p w14:paraId="4863F691"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187" w:type="dxa"/>
            <w:noWrap/>
            <w:hideMark/>
          </w:tcPr>
          <w:p w14:paraId="3DF6EE05"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45160B6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alto</w:t>
            </w:r>
          </w:p>
        </w:tc>
        <w:tc>
          <w:tcPr>
            <w:tcW w:w="1414" w:type="dxa"/>
            <w:noWrap/>
            <w:hideMark/>
          </w:tcPr>
          <w:p w14:paraId="79BF9912"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altas </w:t>
            </w:r>
          </w:p>
        </w:tc>
      </w:tr>
      <w:tr w:rsidR="00FA1B1B" w:rsidRPr="00FA1B1B" w14:paraId="287D172C" w14:textId="77777777" w:rsidTr="00FA1B1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750EE52" w14:textId="77777777" w:rsidR="00FA1B1B" w:rsidRPr="00FA1B1B" w:rsidRDefault="00FA1B1B" w:rsidP="00FA1B1B">
            <w:pPr>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*/2</w:t>
            </w:r>
          </w:p>
        </w:tc>
        <w:tc>
          <w:tcPr>
            <w:tcW w:w="3420" w:type="dxa"/>
            <w:noWrap/>
            <w:hideMark/>
          </w:tcPr>
          <w:p w14:paraId="76D3BAD1"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Alma Eunice Rendón Cárdenas</w:t>
            </w:r>
          </w:p>
        </w:tc>
        <w:tc>
          <w:tcPr>
            <w:tcW w:w="1284" w:type="dxa"/>
            <w:noWrap/>
            <w:hideMark/>
          </w:tcPr>
          <w:p w14:paraId="33B2EE05"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no </w:t>
            </w:r>
          </w:p>
        </w:tc>
        <w:tc>
          <w:tcPr>
            <w:tcW w:w="1630" w:type="dxa"/>
            <w:noWrap/>
            <w:hideMark/>
          </w:tcPr>
          <w:p w14:paraId="726206A9" w14:textId="77777777" w:rsidR="00FA1B1B" w:rsidRPr="00FA1B1B" w:rsidRDefault="00FA1B1B" w:rsidP="00FA1B1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1</w:t>
            </w:r>
          </w:p>
        </w:tc>
        <w:tc>
          <w:tcPr>
            <w:tcW w:w="1755" w:type="dxa"/>
            <w:noWrap/>
            <w:hideMark/>
          </w:tcPr>
          <w:p w14:paraId="35A68139"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4FB83D0D"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no</w:t>
            </w:r>
          </w:p>
        </w:tc>
        <w:tc>
          <w:tcPr>
            <w:tcW w:w="1420" w:type="dxa"/>
            <w:noWrap/>
            <w:hideMark/>
          </w:tcPr>
          <w:p w14:paraId="6A0AF14A"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bajas</w:t>
            </w:r>
          </w:p>
        </w:tc>
        <w:tc>
          <w:tcPr>
            <w:tcW w:w="1414" w:type="dxa"/>
            <w:noWrap/>
            <w:hideMark/>
          </w:tcPr>
          <w:p w14:paraId="40D78E5B" w14:textId="77777777" w:rsidR="00FA1B1B" w:rsidRPr="00FA1B1B" w:rsidRDefault="00FA1B1B" w:rsidP="00FA1B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pocas </w:t>
            </w:r>
          </w:p>
        </w:tc>
      </w:tr>
      <w:tr w:rsidR="00FA1B1B" w:rsidRPr="00FA1B1B" w14:paraId="64BBA614" w14:textId="77777777" w:rsidTr="00FA1B1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EEABDA" w14:textId="77777777" w:rsidR="00FA1B1B" w:rsidRPr="00FA1B1B" w:rsidRDefault="00FA1B1B" w:rsidP="00FA1B1B">
            <w:pPr>
              <w:rPr>
                <w:rFonts w:ascii="Calibri" w:eastAsia="Times New Roman" w:hAnsi="Calibri" w:cs="Times New Roman"/>
                <w:color w:val="000000"/>
                <w:lang w:eastAsia="es-MX"/>
              </w:rPr>
            </w:pPr>
          </w:p>
        </w:tc>
        <w:tc>
          <w:tcPr>
            <w:tcW w:w="3420" w:type="dxa"/>
            <w:noWrap/>
            <w:hideMark/>
          </w:tcPr>
          <w:p w14:paraId="1C43C53B"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noProof/>
                <w:color w:val="000000"/>
                <w:lang w:eastAsia="es-MX"/>
              </w:rPr>
              <w:t>Jesús Arturo Baltazar Trujano</w:t>
            </w:r>
          </w:p>
        </w:tc>
        <w:tc>
          <w:tcPr>
            <w:tcW w:w="1284" w:type="dxa"/>
            <w:noWrap/>
            <w:hideMark/>
          </w:tcPr>
          <w:p w14:paraId="6EF225A6"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630" w:type="dxa"/>
            <w:noWrap/>
            <w:hideMark/>
          </w:tcPr>
          <w:p w14:paraId="5A9B3A81" w14:textId="77777777" w:rsidR="00FA1B1B" w:rsidRPr="00FA1B1B" w:rsidRDefault="00FA1B1B" w:rsidP="00FA1B1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0</w:t>
            </w:r>
          </w:p>
        </w:tc>
        <w:tc>
          <w:tcPr>
            <w:tcW w:w="1755" w:type="dxa"/>
            <w:noWrap/>
            <w:hideMark/>
          </w:tcPr>
          <w:p w14:paraId="1020419B"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187" w:type="dxa"/>
            <w:noWrap/>
            <w:hideMark/>
          </w:tcPr>
          <w:p w14:paraId="40818983"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si</w:t>
            </w:r>
          </w:p>
        </w:tc>
        <w:tc>
          <w:tcPr>
            <w:tcW w:w="1420" w:type="dxa"/>
            <w:noWrap/>
            <w:hideMark/>
          </w:tcPr>
          <w:p w14:paraId="448534E4"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c>
          <w:tcPr>
            <w:tcW w:w="1414" w:type="dxa"/>
            <w:noWrap/>
            <w:hideMark/>
          </w:tcPr>
          <w:p w14:paraId="454AE18D" w14:textId="77777777" w:rsidR="00FA1B1B" w:rsidRPr="00FA1B1B" w:rsidRDefault="00FA1B1B" w:rsidP="00FA1B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FA1B1B">
              <w:rPr>
                <w:rFonts w:ascii="Calibri" w:eastAsia="Times New Roman" w:hAnsi="Calibri" w:cs="Times New Roman"/>
                <w:color w:val="000000"/>
                <w:lang w:eastAsia="es-MX"/>
              </w:rPr>
              <w:t xml:space="preserve">intermedio </w:t>
            </w:r>
          </w:p>
        </w:tc>
      </w:tr>
    </w:tbl>
    <w:p w14:paraId="62FE0744" w14:textId="0D2C6186" w:rsidR="00FA1B1B" w:rsidRDefault="00FA1B1B" w:rsidP="00FA1B1B">
      <w:pPr>
        <w:pStyle w:val="Ttulo2"/>
        <w:jc w:val="center"/>
      </w:pPr>
      <w:bookmarkStart w:id="27" w:name="_Toc46286635"/>
      <w:r>
        <w:t>RESUMEN</w:t>
      </w:r>
      <w:bookmarkEnd w:id="27"/>
    </w:p>
    <w:p w14:paraId="5D10765B" w14:textId="77777777" w:rsidR="00FA1B1B" w:rsidRPr="001D26F9" w:rsidRDefault="00FA1B1B" w:rsidP="007175EB">
      <w:pPr>
        <w:jc w:val="both"/>
        <w:rPr>
          <w:rFonts w:ascii="Times New Roman" w:hAnsi="Times New Roman" w:cs="Times New Roman"/>
          <w:sz w:val="24"/>
          <w:szCs w:val="24"/>
        </w:rPr>
      </w:pPr>
    </w:p>
    <w:sectPr w:rsidR="00FA1B1B" w:rsidRPr="001D26F9" w:rsidSect="00FA1B1B">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CD82D" w14:textId="77777777" w:rsidR="00A1647F" w:rsidRDefault="00A1647F" w:rsidP="008C2A24">
      <w:pPr>
        <w:spacing w:after="0" w:line="240" w:lineRule="auto"/>
      </w:pPr>
      <w:r>
        <w:separator/>
      </w:r>
    </w:p>
  </w:endnote>
  <w:endnote w:type="continuationSeparator" w:id="0">
    <w:p w14:paraId="071B01BA" w14:textId="77777777" w:rsidR="00A1647F" w:rsidRDefault="00A1647F" w:rsidP="008C2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1C2B8" w14:textId="461DD951" w:rsidR="00BB6822" w:rsidRDefault="00BB6822">
    <w:pPr>
      <w:pStyle w:val="Piedepgina"/>
    </w:pPr>
    <w:r w:rsidRPr="00F959A5">
      <w:rPr>
        <w:noProof/>
      </w:rPr>
      <w:drawing>
        <wp:anchor distT="0" distB="0" distL="114300" distR="114300" simplePos="0" relativeHeight="251661312" behindDoc="1" locked="0" layoutInCell="1" allowOverlap="1" wp14:anchorId="5D69C682" wp14:editId="61487C62">
          <wp:simplePos x="0" y="0"/>
          <wp:positionH relativeFrom="column">
            <wp:posOffset>4572000</wp:posOffset>
          </wp:positionH>
          <wp:positionV relativeFrom="paragraph">
            <wp:posOffset>-63500</wp:posOffset>
          </wp:positionV>
          <wp:extent cx="1409065" cy="666750"/>
          <wp:effectExtent l="0" t="0" r="0" b="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_JA.png"/>
                  <pic:cNvPicPr/>
                </pic:nvPicPr>
                <pic:blipFill rotWithShape="1">
                  <a:blip r:embed="rId1">
                    <a:grayscl/>
                    <a:extLst>
                      <a:ext uri="{28A0092B-C50C-407E-A947-70E740481C1C}">
                        <a14:useLocalDpi xmlns:a14="http://schemas.microsoft.com/office/drawing/2010/main" val="0"/>
                      </a:ext>
                    </a:extLst>
                  </a:blip>
                  <a:srcRect l="33158" r="33089"/>
                  <a:stretch/>
                </pic:blipFill>
                <pic:spPr bwMode="auto">
                  <a:xfrm>
                    <a:off x="0" y="0"/>
                    <a:ext cx="140906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59A5">
      <w:rPr>
        <w:noProof/>
      </w:rPr>
      <w:drawing>
        <wp:anchor distT="0" distB="0" distL="114300" distR="114300" simplePos="0" relativeHeight="251662336" behindDoc="1" locked="0" layoutInCell="1" allowOverlap="1" wp14:anchorId="701621C3" wp14:editId="0D07049C">
          <wp:simplePos x="0" y="0"/>
          <wp:positionH relativeFrom="column">
            <wp:posOffset>6019800</wp:posOffset>
          </wp:positionH>
          <wp:positionV relativeFrom="paragraph">
            <wp:posOffset>-30678</wp:posOffset>
          </wp:positionV>
          <wp:extent cx="415925" cy="606425"/>
          <wp:effectExtent l="0" t="0" r="3175" b="3175"/>
          <wp:wrapNone/>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2">
                    <a:extLst>
                      <a:ext uri="{28A0092B-C50C-407E-A947-70E740481C1C}">
                        <a14:useLocalDpi xmlns:a14="http://schemas.microsoft.com/office/drawing/2010/main" val="0"/>
                      </a:ext>
                    </a:extLst>
                  </a:blip>
                  <a:stretch>
                    <a:fillRect/>
                  </a:stretch>
                </pic:blipFill>
                <pic:spPr>
                  <a:xfrm>
                    <a:off x="0" y="0"/>
                    <a:ext cx="415925" cy="6064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2B36D" w14:textId="77777777" w:rsidR="00A1647F" w:rsidRDefault="00A1647F" w:rsidP="008C2A24">
      <w:pPr>
        <w:spacing w:after="0" w:line="240" w:lineRule="auto"/>
      </w:pPr>
      <w:r>
        <w:separator/>
      </w:r>
    </w:p>
  </w:footnote>
  <w:footnote w:type="continuationSeparator" w:id="0">
    <w:p w14:paraId="7C13D7DB" w14:textId="77777777" w:rsidR="00A1647F" w:rsidRDefault="00A1647F" w:rsidP="008C2A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1C229" w14:textId="6313F5B1" w:rsidR="00BB6822" w:rsidRDefault="00BB6822">
    <w:pPr>
      <w:pStyle w:val="Encabezado"/>
    </w:pPr>
    <w:r>
      <w:rPr>
        <w:rFonts w:cstheme="minorHAnsi"/>
        <w:noProof/>
        <w:sz w:val="28"/>
        <w:szCs w:val="28"/>
        <w:lang w:eastAsia="es-MX"/>
      </w:rPr>
      <w:drawing>
        <wp:anchor distT="0" distB="0" distL="114300" distR="114300" simplePos="0" relativeHeight="251659264" behindDoc="1" locked="0" layoutInCell="1" allowOverlap="1" wp14:anchorId="0FC56C28" wp14:editId="5AE0DC5B">
          <wp:simplePos x="0" y="0"/>
          <wp:positionH relativeFrom="margin">
            <wp:posOffset>-512117</wp:posOffset>
          </wp:positionH>
          <wp:positionV relativeFrom="paragraph">
            <wp:posOffset>-102804</wp:posOffset>
          </wp:positionV>
          <wp:extent cx="2354580" cy="669290"/>
          <wp:effectExtent l="0" t="0" r="762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PES.png"/>
                  <pic:cNvPicPr/>
                </pic:nvPicPr>
                <pic:blipFill>
                  <a:blip r:embed="rId1">
                    <a:extLst>
                      <a:ext uri="{28A0092B-C50C-407E-A947-70E740481C1C}">
                        <a14:useLocalDpi xmlns:a14="http://schemas.microsoft.com/office/drawing/2010/main" val="0"/>
                      </a:ext>
                    </a:extLst>
                  </a:blip>
                  <a:stretch>
                    <a:fillRect/>
                  </a:stretch>
                </pic:blipFill>
                <pic:spPr>
                  <a:xfrm>
                    <a:off x="0" y="0"/>
                    <a:ext cx="2354580" cy="6692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22904"/>
    <w:multiLevelType w:val="hybridMultilevel"/>
    <w:tmpl w:val="2628316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1B7DE7"/>
    <w:multiLevelType w:val="hybridMultilevel"/>
    <w:tmpl w:val="9DE85D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o lazcano">
    <w15:presenceInfo w15:providerId="Windows Live" w15:userId="45d87c997e93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DB"/>
    <w:rsid w:val="000266FF"/>
    <w:rsid w:val="00043122"/>
    <w:rsid w:val="00047A27"/>
    <w:rsid w:val="00071306"/>
    <w:rsid w:val="000716BD"/>
    <w:rsid w:val="00074D27"/>
    <w:rsid w:val="00075133"/>
    <w:rsid w:val="00077DEB"/>
    <w:rsid w:val="000808BE"/>
    <w:rsid w:val="000842B6"/>
    <w:rsid w:val="000A0EAD"/>
    <w:rsid w:val="000A22CF"/>
    <w:rsid w:val="000A51CC"/>
    <w:rsid w:val="000B1DEA"/>
    <w:rsid w:val="000B32D6"/>
    <w:rsid w:val="000C736C"/>
    <w:rsid w:val="000E00D0"/>
    <w:rsid w:val="000F07AA"/>
    <w:rsid w:val="000F1CB9"/>
    <w:rsid w:val="000F2300"/>
    <w:rsid w:val="001025D1"/>
    <w:rsid w:val="001129EC"/>
    <w:rsid w:val="00115612"/>
    <w:rsid w:val="00122DC9"/>
    <w:rsid w:val="00133B9D"/>
    <w:rsid w:val="001415BD"/>
    <w:rsid w:val="0014333F"/>
    <w:rsid w:val="00167CCF"/>
    <w:rsid w:val="00174EB1"/>
    <w:rsid w:val="001768F6"/>
    <w:rsid w:val="00180003"/>
    <w:rsid w:val="001803EA"/>
    <w:rsid w:val="00184F88"/>
    <w:rsid w:val="0019301F"/>
    <w:rsid w:val="001B1619"/>
    <w:rsid w:val="001B26BE"/>
    <w:rsid w:val="001B2DD8"/>
    <w:rsid w:val="001B6434"/>
    <w:rsid w:val="001B7390"/>
    <w:rsid w:val="001C5BB8"/>
    <w:rsid w:val="001C771E"/>
    <w:rsid w:val="001D26F9"/>
    <w:rsid w:val="001E38EE"/>
    <w:rsid w:val="001E7D4F"/>
    <w:rsid w:val="00211DFA"/>
    <w:rsid w:val="00226135"/>
    <w:rsid w:val="002501E3"/>
    <w:rsid w:val="00254C4C"/>
    <w:rsid w:val="00264AD8"/>
    <w:rsid w:val="00272BDB"/>
    <w:rsid w:val="00275F10"/>
    <w:rsid w:val="002821E7"/>
    <w:rsid w:val="00283F13"/>
    <w:rsid w:val="0029285E"/>
    <w:rsid w:val="002B009D"/>
    <w:rsid w:val="002B6EF9"/>
    <w:rsid w:val="002C188F"/>
    <w:rsid w:val="002C6851"/>
    <w:rsid w:val="002E3978"/>
    <w:rsid w:val="002E6941"/>
    <w:rsid w:val="002E7D91"/>
    <w:rsid w:val="002F1673"/>
    <w:rsid w:val="00324C1A"/>
    <w:rsid w:val="0033123E"/>
    <w:rsid w:val="00332CE4"/>
    <w:rsid w:val="00353187"/>
    <w:rsid w:val="00353E15"/>
    <w:rsid w:val="0035536A"/>
    <w:rsid w:val="00364AC3"/>
    <w:rsid w:val="00386D30"/>
    <w:rsid w:val="0039068F"/>
    <w:rsid w:val="003A58C8"/>
    <w:rsid w:val="003A6FBC"/>
    <w:rsid w:val="003B0AA4"/>
    <w:rsid w:val="003B59ED"/>
    <w:rsid w:val="003C734A"/>
    <w:rsid w:val="003D2390"/>
    <w:rsid w:val="003D7C23"/>
    <w:rsid w:val="003E3BD5"/>
    <w:rsid w:val="003F160F"/>
    <w:rsid w:val="003F45BA"/>
    <w:rsid w:val="003F766B"/>
    <w:rsid w:val="00400BCB"/>
    <w:rsid w:val="004175AD"/>
    <w:rsid w:val="004234A7"/>
    <w:rsid w:val="004267A4"/>
    <w:rsid w:val="00434F19"/>
    <w:rsid w:val="00440962"/>
    <w:rsid w:val="004447AC"/>
    <w:rsid w:val="00453520"/>
    <w:rsid w:val="00453CE2"/>
    <w:rsid w:val="00455C0A"/>
    <w:rsid w:val="004642B6"/>
    <w:rsid w:val="00466D9E"/>
    <w:rsid w:val="00474226"/>
    <w:rsid w:val="0047427B"/>
    <w:rsid w:val="00484382"/>
    <w:rsid w:val="004867A7"/>
    <w:rsid w:val="0049668A"/>
    <w:rsid w:val="004B00B0"/>
    <w:rsid w:val="004B40F0"/>
    <w:rsid w:val="004B69E2"/>
    <w:rsid w:val="004C3B42"/>
    <w:rsid w:val="004C458F"/>
    <w:rsid w:val="004C5016"/>
    <w:rsid w:val="004D1C03"/>
    <w:rsid w:val="004D77F8"/>
    <w:rsid w:val="004D7F67"/>
    <w:rsid w:val="004F18C2"/>
    <w:rsid w:val="00502D6D"/>
    <w:rsid w:val="0050451B"/>
    <w:rsid w:val="00522D91"/>
    <w:rsid w:val="00526CFF"/>
    <w:rsid w:val="005437AD"/>
    <w:rsid w:val="00596889"/>
    <w:rsid w:val="005A01CA"/>
    <w:rsid w:val="005B02C2"/>
    <w:rsid w:val="005B23CC"/>
    <w:rsid w:val="005C4F48"/>
    <w:rsid w:val="005C5218"/>
    <w:rsid w:val="005D24BA"/>
    <w:rsid w:val="005D5751"/>
    <w:rsid w:val="005E0F4F"/>
    <w:rsid w:val="005E1B4D"/>
    <w:rsid w:val="005E46FF"/>
    <w:rsid w:val="005E6FAA"/>
    <w:rsid w:val="005F6343"/>
    <w:rsid w:val="00600F62"/>
    <w:rsid w:val="00607C91"/>
    <w:rsid w:val="006201A6"/>
    <w:rsid w:val="006234C8"/>
    <w:rsid w:val="006264B6"/>
    <w:rsid w:val="00633F61"/>
    <w:rsid w:val="006448FB"/>
    <w:rsid w:val="006506AC"/>
    <w:rsid w:val="0065702F"/>
    <w:rsid w:val="00661E7C"/>
    <w:rsid w:val="00666577"/>
    <w:rsid w:val="00674B77"/>
    <w:rsid w:val="00677ED1"/>
    <w:rsid w:val="006866F0"/>
    <w:rsid w:val="00693A59"/>
    <w:rsid w:val="00695438"/>
    <w:rsid w:val="0069558E"/>
    <w:rsid w:val="00695666"/>
    <w:rsid w:val="006A000C"/>
    <w:rsid w:val="006B4722"/>
    <w:rsid w:val="006B6817"/>
    <w:rsid w:val="006C2F7C"/>
    <w:rsid w:val="006C33B2"/>
    <w:rsid w:val="006D2E31"/>
    <w:rsid w:val="006E2AD6"/>
    <w:rsid w:val="006F3683"/>
    <w:rsid w:val="006F37D1"/>
    <w:rsid w:val="00700FEF"/>
    <w:rsid w:val="007148B5"/>
    <w:rsid w:val="00714B8B"/>
    <w:rsid w:val="007174ED"/>
    <w:rsid w:val="007175EB"/>
    <w:rsid w:val="00734AF7"/>
    <w:rsid w:val="00735C07"/>
    <w:rsid w:val="00736EA0"/>
    <w:rsid w:val="007475E4"/>
    <w:rsid w:val="00752D4D"/>
    <w:rsid w:val="0075536C"/>
    <w:rsid w:val="007570BB"/>
    <w:rsid w:val="00771DD1"/>
    <w:rsid w:val="00786F97"/>
    <w:rsid w:val="00790352"/>
    <w:rsid w:val="0079425C"/>
    <w:rsid w:val="007965C4"/>
    <w:rsid w:val="007A3C01"/>
    <w:rsid w:val="007B20A1"/>
    <w:rsid w:val="007C3C23"/>
    <w:rsid w:val="007D2612"/>
    <w:rsid w:val="007F70E4"/>
    <w:rsid w:val="00802FB7"/>
    <w:rsid w:val="00805B69"/>
    <w:rsid w:val="0082624F"/>
    <w:rsid w:val="0083549D"/>
    <w:rsid w:val="00836183"/>
    <w:rsid w:val="00845BBF"/>
    <w:rsid w:val="0085532A"/>
    <w:rsid w:val="008631D7"/>
    <w:rsid w:val="008752C4"/>
    <w:rsid w:val="00880A7C"/>
    <w:rsid w:val="00884BB8"/>
    <w:rsid w:val="00886D77"/>
    <w:rsid w:val="008952C7"/>
    <w:rsid w:val="008B1784"/>
    <w:rsid w:val="008C2A24"/>
    <w:rsid w:val="008C6667"/>
    <w:rsid w:val="008F05B4"/>
    <w:rsid w:val="008F5948"/>
    <w:rsid w:val="008F7B21"/>
    <w:rsid w:val="009137F3"/>
    <w:rsid w:val="00916FD6"/>
    <w:rsid w:val="00926DF1"/>
    <w:rsid w:val="00930464"/>
    <w:rsid w:val="00936A2A"/>
    <w:rsid w:val="00943263"/>
    <w:rsid w:val="0094776E"/>
    <w:rsid w:val="0095511E"/>
    <w:rsid w:val="00960BDC"/>
    <w:rsid w:val="00960F8B"/>
    <w:rsid w:val="00967668"/>
    <w:rsid w:val="00971280"/>
    <w:rsid w:val="0097253C"/>
    <w:rsid w:val="009746DB"/>
    <w:rsid w:val="00985AB1"/>
    <w:rsid w:val="00995CBA"/>
    <w:rsid w:val="009A077D"/>
    <w:rsid w:val="009A39AC"/>
    <w:rsid w:val="009A7241"/>
    <w:rsid w:val="009C1E54"/>
    <w:rsid w:val="009C7BBF"/>
    <w:rsid w:val="009D05A9"/>
    <w:rsid w:val="009E7E2F"/>
    <w:rsid w:val="009F2357"/>
    <w:rsid w:val="009F55F2"/>
    <w:rsid w:val="009F75FE"/>
    <w:rsid w:val="00A02800"/>
    <w:rsid w:val="00A074B0"/>
    <w:rsid w:val="00A13FB8"/>
    <w:rsid w:val="00A16439"/>
    <w:rsid w:val="00A1647F"/>
    <w:rsid w:val="00A2175C"/>
    <w:rsid w:val="00A315DB"/>
    <w:rsid w:val="00A3198E"/>
    <w:rsid w:val="00A40147"/>
    <w:rsid w:val="00A43F3B"/>
    <w:rsid w:val="00A53631"/>
    <w:rsid w:val="00A66AD2"/>
    <w:rsid w:val="00A71FCD"/>
    <w:rsid w:val="00A76B53"/>
    <w:rsid w:val="00AA7B08"/>
    <w:rsid w:val="00AB3E7B"/>
    <w:rsid w:val="00AC497B"/>
    <w:rsid w:val="00AC4B8E"/>
    <w:rsid w:val="00AD5587"/>
    <w:rsid w:val="00AE1F7A"/>
    <w:rsid w:val="00AE2355"/>
    <w:rsid w:val="00AF06A3"/>
    <w:rsid w:val="00AF09C1"/>
    <w:rsid w:val="00AF394D"/>
    <w:rsid w:val="00AF3DD1"/>
    <w:rsid w:val="00AF7F84"/>
    <w:rsid w:val="00B06FD1"/>
    <w:rsid w:val="00B1018B"/>
    <w:rsid w:val="00B12264"/>
    <w:rsid w:val="00B15739"/>
    <w:rsid w:val="00B15C26"/>
    <w:rsid w:val="00B224F5"/>
    <w:rsid w:val="00B43F3B"/>
    <w:rsid w:val="00B4760E"/>
    <w:rsid w:val="00B4762F"/>
    <w:rsid w:val="00B5400A"/>
    <w:rsid w:val="00B56F3F"/>
    <w:rsid w:val="00B62B65"/>
    <w:rsid w:val="00B93AEF"/>
    <w:rsid w:val="00BA35A8"/>
    <w:rsid w:val="00BB57CB"/>
    <w:rsid w:val="00BB6822"/>
    <w:rsid w:val="00C04B8D"/>
    <w:rsid w:val="00C04F20"/>
    <w:rsid w:val="00C0633A"/>
    <w:rsid w:val="00C2384F"/>
    <w:rsid w:val="00C41A9A"/>
    <w:rsid w:val="00C56D1B"/>
    <w:rsid w:val="00C65246"/>
    <w:rsid w:val="00C74928"/>
    <w:rsid w:val="00C90491"/>
    <w:rsid w:val="00CA7469"/>
    <w:rsid w:val="00CB6C4F"/>
    <w:rsid w:val="00CC6040"/>
    <w:rsid w:val="00CC6818"/>
    <w:rsid w:val="00CD69B5"/>
    <w:rsid w:val="00CE2BA8"/>
    <w:rsid w:val="00CE342C"/>
    <w:rsid w:val="00CE6D56"/>
    <w:rsid w:val="00D00CDF"/>
    <w:rsid w:val="00D01B2C"/>
    <w:rsid w:val="00D045F1"/>
    <w:rsid w:val="00D124A6"/>
    <w:rsid w:val="00D25D9B"/>
    <w:rsid w:val="00D26A28"/>
    <w:rsid w:val="00D440DC"/>
    <w:rsid w:val="00D45CE5"/>
    <w:rsid w:val="00D73810"/>
    <w:rsid w:val="00D767A4"/>
    <w:rsid w:val="00D77C03"/>
    <w:rsid w:val="00D8471E"/>
    <w:rsid w:val="00D92837"/>
    <w:rsid w:val="00D96AC0"/>
    <w:rsid w:val="00DB2CAF"/>
    <w:rsid w:val="00DB2EFB"/>
    <w:rsid w:val="00DC4892"/>
    <w:rsid w:val="00DE48B5"/>
    <w:rsid w:val="00DF3ECD"/>
    <w:rsid w:val="00E04D66"/>
    <w:rsid w:val="00E12AC9"/>
    <w:rsid w:val="00E21EAA"/>
    <w:rsid w:val="00E22C6B"/>
    <w:rsid w:val="00E24178"/>
    <w:rsid w:val="00E25F2C"/>
    <w:rsid w:val="00E353FD"/>
    <w:rsid w:val="00E35FEE"/>
    <w:rsid w:val="00E46E0C"/>
    <w:rsid w:val="00E520B4"/>
    <w:rsid w:val="00E556A6"/>
    <w:rsid w:val="00E5770C"/>
    <w:rsid w:val="00E65B58"/>
    <w:rsid w:val="00E714EA"/>
    <w:rsid w:val="00E71B35"/>
    <w:rsid w:val="00E77D00"/>
    <w:rsid w:val="00E85426"/>
    <w:rsid w:val="00E95EB5"/>
    <w:rsid w:val="00EA594E"/>
    <w:rsid w:val="00EA5D27"/>
    <w:rsid w:val="00EB4CDE"/>
    <w:rsid w:val="00EC094C"/>
    <w:rsid w:val="00EC64E2"/>
    <w:rsid w:val="00ED4B29"/>
    <w:rsid w:val="00EE6773"/>
    <w:rsid w:val="00EE78B5"/>
    <w:rsid w:val="00EF2DB2"/>
    <w:rsid w:val="00F125D2"/>
    <w:rsid w:val="00F155DE"/>
    <w:rsid w:val="00F276A4"/>
    <w:rsid w:val="00F35503"/>
    <w:rsid w:val="00F40D2F"/>
    <w:rsid w:val="00F447DF"/>
    <w:rsid w:val="00F44C36"/>
    <w:rsid w:val="00F54249"/>
    <w:rsid w:val="00F72269"/>
    <w:rsid w:val="00F959A5"/>
    <w:rsid w:val="00FA1B1B"/>
    <w:rsid w:val="00FA21FD"/>
    <w:rsid w:val="00FA5A50"/>
    <w:rsid w:val="00FC476F"/>
    <w:rsid w:val="00FF4CDD"/>
    <w:rsid w:val="00FF699A"/>
    <w:rsid w:val="00FF6B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EFEFE"/>
  <w15:chartTrackingRefBased/>
  <w15:docId w15:val="{B4969735-6749-4292-9A66-8BA62B0E5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7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D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0BDC"/>
    <w:pPr>
      <w:ind w:left="720"/>
      <w:contextualSpacing/>
    </w:pPr>
  </w:style>
  <w:style w:type="character" w:customStyle="1" w:styleId="Ttulo1Car">
    <w:name w:val="Título 1 Car"/>
    <w:basedOn w:val="Fuentedeprrafopredeter"/>
    <w:link w:val="Ttulo1"/>
    <w:uiPriority w:val="9"/>
    <w:rsid w:val="00077DE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7DEB"/>
    <w:rPr>
      <w:rFonts w:asciiTheme="majorHAnsi" w:eastAsiaTheme="majorEastAsia" w:hAnsiTheme="majorHAnsi" w:cstheme="majorBidi"/>
      <w:color w:val="2F5496" w:themeColor="accent1" w:themeShade="BF"/>
      <w:sz w:val="26"/>
      <w:szCs w:val="26"/>
    </w:rPr>
  </w:style>
  <w:style w:type="paragraph" w:styleId="Revisin">
    <w:name w:val="Revision"/>
    <w:hidden/>
    <w:uiPriority w:val="99"/>
    <w:semiHidden/>
    <w:rsid w:val="00332CE4"/>
    <w:pPr>
      <w:spacing w:after="0" w:line="240" w:lineRule="auto"/>
    </w:pPr>
  </w:style>
  <w:style w:type="paragraph" w:styleId="Textodeglobo">
    <w:name w:val="Balloon Text"/>
    <w:basedOn w:val="Normal"/>
    <w:link w:val="TextodegloboCar"/>
    <w:uiPriority w:val="99"/>
    <w:semiHidden/>
    <w:unhideWhenUsed/>
    <w:rsid w:val="00332C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2CE4"/>
    <w:rPr>
      <w:rFonts w:ascii="Segoe UI" w:hAnsi="Segoe UI" w:cs="Segoe UI"/>
      <w:sz w:val="18"/>
      <w:szCs w:val="18"/>
    </w:rPr>
  </w:style>
  <w:style w:type="paragraph" w:styleId="TtuloTDC">
    <w:name w:val="TOC Heading"/>
    <w:basedOn w:val="Ttulo1"/>
    <w:next w:val="Normal"/>
    <w:uiPriority w:val="39"/>
    <w:unhideWhenUsed/>
    <w:qFormat/>
    <w:rsid w:val="00EC64E2"/>
    <w:pPr>
      <w:outlineLvl w:val="9"/>
    </w:pPr>
    <w:rPr>
      <w:lang w:eastAsia="es-MX"/>
    </w:rPr>
  </w:style>
  <w:style w:type="paragraph" w:styleId="TDC2">
    <w:name w:val="toc 2"/>
    <w:basedOn w:val="Normal"/>
    <w:next w:val="Normal"/>
    <w:autoRedefine/>
    <w:uiPriority w:val="39"/>
    <w:unhideWhenUsed/>
    <w:rsid w:val="00EC64E2"/>
    <w:pPr>
      <w:spacing w:after="100"/>
      <w:ind w:left="220"/>
    </w:pPr>
  </w:style>
  <w:style w:type="character" w:styleId="Hipervnculo">
    <w:name w:val="Hyperlink"/>
    <w:basedOn w:val="Fuentedeprrafopredeter"/>
    <w:uiPriority w:val="99"/>
    <w:unhideWhenUsed/>
    <w:rsid w:val="00EC64E2"/>
    <w:rPr>
      <w:color w:val="0563C1" w:themeColor="hyperlink"/>
      <w:u w:val="single"/>
    </w:rPr>
  </w:style>
  <w:style w:type="paragraph" w:styleId="Sinespaciado">
    <w:name w:val="No Spacing"/>
    <w:uiPriority w:val="1"/>
    <w:qFormat/>
    <w:rsid w:val="000A22CF"/>
    <w:pPr>
      <w:spacing w:after="0" w:line="240" w:lineRule="auto"/>
    </w:pPr>
  </w:style>
  <w:style w:type="paragraph" w:styleId="Encabezado">
    <w:name w:val="header"/>
    <w:basedOn w:val="Normal"/>
    <w:link w:val="EncabezadoCar"/>
    <w:uiPriority w:val="99"/>
    <w:unhideWhenUsed/>
    <w:rsid w:val="008C2A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2A24"/>
  </w:style>
  <w:style w:type="paragraph" w:styleId="Piedepgina">
    <w:name w:val="footer"/>
    <w:basedOn w:val="Normal"/>
    <w:link w:val="PiedepginaCar"/>
    <w:uiPriority w:val="99"/>
    <w:unhideWhenUsed/>
    <w:rsid w:val="008C2A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2A24"/>
  </w:style>
  <w:style w:type="paragraph" w:customStyle="1" w:styleId="Default">
    <w:name w:val="Default"/>
    <w:rsid w:val="004C5016"/>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967668"/>
    <w:rPr>
      <w:sz w:val="16"/>
      <w:szCs w:val="16"/>
    </w:rPr>
  </w:style>
  <w:style w:type="paragraph" w:styleId="Textocomentario">
    <w:name w:val="annotation text"/>
    <w:basedOn w:val="Normal"/>
    <w:link w:val="TextocomentarioCar"/>
    <w:uiPriority w:val="99"/>
    <w:semiHidden/>
    <w:unhideWhenUsed/>
    <w:rsid w:val="0096766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67668"/>
    <w:rPr>
      <w:sz w:val="20"/>
      <w:szCs w:val="20"/>
    </w:rPr>
  </w:style>
  <w:style w:type="paragraph" w:styleId="Asuntodelcomentario">
    <w:name w:val="annotation subject"/>
    <w:basedOn w:val="Textocomentario"/>
    <w:next w:val="Textocomentario"/>
    <w:link w:val="AsuntodelcomentarioCar"/>
    <w:uiPriority w:val="99"/>
    <w:semiHidden/>
    <w:unhideWhenUsed/>
    <w:rsid w:val="00967668"/>
    <w:rPr>
      <w:b/>
      <w:bCs/>
    </w:rPr>
  </w:style>
  <w:style w:type="character" w:customStyle="1" w:styleId="AsuntodelcomentarioCar">
    <w:name w:val="Asunto del comentario Car"/>
    <w:basedOn w:val="TextocomentarioCar"/>
    <w:link w:val="Asuntodelcomentario"/>
    <w:uiPriority w:val="99"/>
    <w:semiHidden/>
    <w:rsid w:val="00967668"/>
    <w:rPr>
      <w:b/>
      <w:bCs/>
      <w:sz w:val="20"/>
      <w:szCs w:val="20"/>
    </w:rPr>
  </w:style>
  <w:style w:type="table" w:styleId="Tablanormal4">
    <w:name w:val="Plain Table 4"/>
    <w:basedOn w:val="Tablanormal"/>
    <w:uiPriority w:val="44"/>
    <w:rsid w:val="00FA1B1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74786">
      <w:bodyDiv w:val="1"/>
      <w:marLeft w:val="0"/>
      <w:marRight w:val="0"/>
      <w:marTop w:val="0"/>
      <w:marBottom w:val="0"/>
      <w:divBdr>
        <w:top w:val="none" w:sz="0" w:space="0" w:color="auto"/>
        <w:left w:val="none" w:sz="0" w:space="0" w:color="auto"/>
        <w:bottom w:val="none" w:sz="0" w:space="0" w:color="auto"/>
        <w:right w:val="none" w:sz="0" w:space="0" w:color="auto"/>
      </w:divBdr>
      <w:divsChild>
        <w:div w:id="1480341064">
          <w:marLeft w:val="0"/>
          <w:marRight w:val="0"/>
          <w:marTop w:val="0"/>
          <w:marBottom w:val="0"/>
          <w:divBdr>
            <w:top w:val="none" w:sz="0" w:space="0" w:color="auto"/>
            <w:left w:val="none" w:sz="0" w:space="0" w:color="auto"/>
            <w:bottom w:val="none" w:sz="0" w:space="0" w:color="auto"/>
            <w:right w:val="none" w:sz="0" w:space="0" w:color="auto"/>
          </w:divBdr>
        </w:div>
        <w:div w:id="1899706222">
          <w:marLeft w:val="0"/>
          <w:marRight w:val="0"/>
          <w:marTop w:val="0"/>
          <w:marBottom w:val="0"/>
          <w:divBdr>
            <w:top w:val="none" w:sz="0" w:space="0" w:color="auto"/>
            <w:left w:val="none" w:sz="0" w:space="0" w:color="auto"/>
            <w:bottom w:val="none" w:sz="0" w:space="0" w:color="auto"/>
            <w:right w:val="none" w:sz="0" w:space="0" w:color="auto"/>
          </w:divBdr>
        </w:div>
      </w:divsChild>
    </w:div>
    <w:div w:id="426659954">
      <w:bodyDiv w:val="1"/>
      <w:marLeft w:val="0"/>
      <w:marRight w:val="0"/>
      <w:marTop w:val="0"/>
      <w:marBottom w:val="0"/>
      <w:divBdr>
        <w:top w:val="none" w:sz="0" w:space="0" w:color="auto"/>
        <w:left w:val="none" w:sz="0" w:space="0" w:color="auto"/>
        <w:bottom w:val="none" w:sz="0" w:space="0" w:color="auto"/>
        <w:right w:val="none" w:sz="0" w:space="0" w:color="auto"/>
      </w:divBdr>
    </w:div>
    <w:div w:id="468985338">
      <w:bodyDiv w:val="1"/>
      <w:marLeft w:val="0"/>
      <w:marRight w:val="0"/>
      <w:marTop w:val="0"/>
      <w:marBottom w:val="0"/>
      <w:divBdr>
        <w:top w:val="none" w:sz="0" w:space="0" w:color="auto"/>
        <w:left w:val="none" w:sz="0" w:space="0" w:color="auto"/>
        <w:bottom w:val="none" w:sz="0" w:space="0" w:color="auto"/>
        <w:right w:val="none" w:sz="0" w:space="0" w:color="auto"/>
      </w:divBdr>
    </w:div>
    <w:div w:id="1591573494">
      <w:bodyDiv w:val="1"/>
      <w:marLeft w:val="0"/>
      <w:marRight w:val="0"/>
      <w:marTop w:val="0"/>
      <w:marBottom w:val="0"/>
      <w:divBdr>
        <w:top w:val="none" w:sz="0" w:space="0" w:color="auto"/>
        <w:left w:val="none" w:sz="0" w:space="0" w:color="auto"/>
        <w:bottom w:val="none" w:sz="0" w:space="0" w:color="auto"/>
        <w:right w:val="none" w:sz="0" w:space="0" w:color="auto"/>
      </w:divBdr>
    </w:div>
    <w:div w:id="188451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C952D-A0E7-4BC8-9F67-A1237001F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1</Pages>
  <Words>20343</Words>
  <Characters>111892</Characters>
  <Application>Microsoft Office Word</Application>
  <DocSecurity>0</DocSecurity>
  <Lines>932</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lazcano</dc:creator>
  <cp:keywords/>
  <dc:description/>
  <cp:lastModifiedBy>fernando lazcano</cp:lastModifiedBy>
  <cp:revision>32</cp:revision>
  <cp:lastPrinted>2020-07-22T10:05:00Z</cp:lastPrinted>
  <dcterms:created xsi:type="dcterms:W3CDTF">2020-07-20T08:55:00Z</dcterms:created>
  <dcterms:modified xsi:type="dcterms:W3CDTF">2020-07-22T10:06:00Z</dcterms:modified>
</cp:coreProperties>
</file>